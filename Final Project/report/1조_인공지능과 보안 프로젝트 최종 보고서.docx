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B4C65" w14:textId="77777777" w:rsidR="008B5FBE" w:rsidRDefault="008B5FBE" w:rsidP="008B5FBE">
      <w:pPr>
        <w:pStyle w:val="a3"/>
        <w:wordWrap/>
        <w:jc w:val="center"/>
      </w:pPr>
      <w:bookmarkStart w:id="0" w:name="_Hlk26876591"/>
      <w:bookmarkEnd w:id="0"/>
    </w:p>
    <w:p w14:paraId="6BFE89D8" w14:textId="77777777" w:rsidR="008B5FBE" w:rsidRPr="005B5B48" w:rsidRDefault="008B5FBE" w:rsidP="008B5FBE">
      <w:pPr>
        <w:pStyle w:val="a3"/>
        <w:wordWrap/>
        <w:jc w:val="center"/>
        <w:rPr>
          <w:sz w:val="22"/>
          <w:szCs w:val="22"/>
          <w:rPrChange w:id="1" w:author="재건 최" w:date="2019-12-10T12:42:00Z">
            <w:rPr/>
          </w:rPrChange>
        </w:rPr>
      </w:pPr>
      <w:r w:rsidRPr="005B5B48">
        <w:rPr>
          <w:rFonts w:ascii="맑은 고딕" w:eastAsia="맑은 고딕" w:hAnsi="맑은 고딕" w:hint="eastAsia"/>
          <w:b/>
          <w:bCs/>
          <w:sz w:val="44"/>
          <w:szCs w:val="44"/>
          <w:shd w:val="clear" w:color="auto" w:fill="FFFFFF"/>
          <w:rPrChange w:id="2" w:author="재건 최" w:date="2019-12-10T12:42:00Z">
            <w:rPr>
              <w:rFonts w:ascii="맑은 고딕" w:eastAsia="맑은 고딕" w:hAnsi="맑은 고딕" w:hint="eastAsia"/>
              <w:b/>
              <w:bCs/>
              <w:sz w:val="40"/>
              <w:szCs w:val="40"/>
              <w:shd w:val="clear" w:color="auto" w:fill="FFFFFF"/>
            </w:rPr>
          </w:rPrChange>
        </w:rPr>
        <w:t>인공지능과</w:t>
      </w:r>
      <w:r w:rsidRPr="005B5B48">
        <w:rPr>
          <w:rFonts w:ascii="맑은 고딕" w:eastAsia="맑은 고딕" w:hAnsi="맑은 고딕"/>
          <w:b/>
          <w:bCs/>
          <w:sz w:val="44"/>
          <w:szCs w:val="44"/>
          <w:shd w:val="clear" w:color="auto" w:fill="FFFFFF"/>
          <w:rPrChange w:id="3" w:author="재건 최" w:date="2019-12-10T12:42:00Z">
            <w:rPr>
              <w:rFonts w:ascii="맑은 고딕" w:eastAsia="맑은 고딕" w:hAnsi="맑은 고딕"/>
              <w:b/>
              <w:bCs/>
              <w:sz w:val="40"/>
              <w:szCs w:val="40"/>
              <w:shd w:val="clear" w:color="auto" w:fill="FFFFFF"/>
            </w:rPr>
          </w:rPrChange>
        </w:rPr>
        <w:t xml:space="preserve"> 보안 프로젝트 보고서 </w:t>
      </w:r>
    </w:p>
    <w:p w14:paraId="1EFB046E" w14:textId="705406A6" w:rsidR="008B5FBE" w:rsidRPr="005B5B48" w:rsidRDefault="002A39C0" w:rsidP="002A39C0">
      <w:pPr>
        <w:pStyle w:val="a3"/>
        <w:wordWrap/>
        <w:ind w:left="400"/>
        <w:jc w:val="center"/>
        <w:rPr>
          <w:rPrChange w:id="4" w:author="재건 최" w:date="2019-12-10T12:42:00Z">
            <w:rPr>
              <w:sz w:val="18"/>
              <w:szCs w:val="18"/>
            </w:rPr>
          </w:rPrChange>
        </w:rPr>
      </w:pPr>
      <w:r w:rsidRPr="002A39C0">
        <w:rPr>
          <w:rFonts w:ascii="맑은 고딕" w:eastAsia="맑은 고딕" w:hAnsi="맑은 고딕"/>
          <w:b/>
          <w:bCs/>
          <w:sz w:val="36"/>
          <w:szCs w:val="36"/>
          <w:shd w:val="clear" w:color="auto" w:fill="FFFFFF"/>
        </w:rPr>
        <w:t>‘</w:t>
      </w:r>
      <w:proofErr w:type="spellStart"/>
      <w:r w:rsidR="008B5FBE" w:rsidRPr="002A39C0">
        <w:rPr>
          <w:rFonts w:ascii="맑은 고딕" w:eastAsia="맑은 고딕" w:hAnsi="맑은 고딕"/>
          <w:b/>
          <w:bCs/>
          <w:sz w:val="36"/>
          <w:szCs w:val="36"/>
          <w:shd w:val="clear" w:color="auto" w:fill="FFFFFF"/>
          <w:rPrChange w:id="5" w:author="재건 최" w:date="2019-12-10T12:42:00Z">
            <w:rPr>
              <w:rFonts w:ascii="맑은 고딕" w:eastAsia="맑은 고딕" w:hAnsi="맑은 고딕"/>
              <w:b/>
              <w:bCs/>
              <w:sz w:val="36"/>
              <w:szCs w:val="36"/>
              <w:shd w:val="clear" w:color="auto" w:fill="FFFFFF"/>
            </w:rPr>
          </w:rPrChange>
        </w:rPr>
        <w:t>FastText</w:t>
      </w:r>
      <w:proofErr w:type="spellEnd"/>
      <w:r>
        <w:rPr>
          <w:rFonts w:ascii="맑은 고딕" w:eastAsia="맑은 고딕" w:hAnsi="맑은 고딕"/>
          <w:b/>
          <w:bCs/>
          <w:sz w:val="36"/>
          <w:szCs w:val="36"/>
          <w:shd w:val="clear" w:color="auto" w:fill="FFFFFF"/>
        </w:rPr>
        <w:t>’</w:t>
      </w:r>
      <w:r w:rsidRPr="002A39C0">
        <w:rPr>
          <w:rFonts w:ascii="맑은 고딕" w:eastAsia="맑은 고딕" w:hAnsi="맑은 고딕"/>
          <w:b/>
          <w:bCs/>
          <w:sz w:val="36"/>
          <w:szCs w:val="36"/>
          <w:shd w:val="clear" w:color="auto" w:fill="FFFFFF"/>
        </w:rPr>
        <w:t xml:space="preserve"> </w:t>
      </w:r>
      <w:r w:rsidRPr="002A39C0">
        <w:rPr>
          <w:rFonts w:ascii="맑은 고딕" w:eastAsia="맑은 고딕" w:hAnsi="맑은 고딕" w:hint="eastAsia"/>
          <w:b/>
          <w:bCs/>
          <w:sz w:val="36"/>
          <w:szCs w:val="36"/>
          <w:shd w:val="clear" w:color="auto" w:fill="FFFFFF"/>
        </w:rPr>
        <w:t>코드 구현 및 개선</w:t>
      </w:r>
    </w:p>
    <w:p w14:paraId="1EE5A53D" w14:textId="77777777" w:rsidR="008B5FBE" w:rsidRDefault="008B5FBE" w:rsidP="008B5FBE">
      <w:pPr>
        <w:pStyle w:val="a3"/>
        <w:wordWrap/>
        <w:jc w:val="center"/>
      </w:pPr>
    </w:p>
    <w:p w14:paraId="6B00CE41" w14:textId="77777777" w:rsidR="008B5FBE" w:rsidRDefault="008B5FBE" w:rsidP="008B5FBE">
      <w:pPr>
        <w:pStyle w:val="a3"/>
        <w:wordWrap/>
        <w:jc w:val="center"/>
      </w:pPr>
    </w:p>
    <w:p w14:paraId="18F57D31" w14:textId="77777777" w:rsidR="008B5FBE" w:rsidRDefault="008B5FBE" w:rsidP="008B5FBE">
      <w:pPr>
        <w:pStyle w:val="a3"/>
        <w:wordWrap/>
        <w:jc w:val="center"/>
      </w:pPr>
    </w:p>
    <w:p w14:paraId="1CD071BB" w14:textId="77777777" w:rsidR="008B5FBE" w:rsidRDefault="008B5FBE" w:rsidP="008B5FBE">
      <w:pPr>
        <w:pStyle w:val="a3"/>
        <w:wordWrap/>
        <w:jc w:val="center"/>
      </w:pPr>
    </w:p>
    <w:p w14:paraId="03A7DDDE" w14:textId="77777777" w:rsidR="008B5FBE" w:rsidRDefault="008B5FBE" w:rsidP="008B5FBE">
      <w:pPr>
        <w:pStyle w:val="a3"/>
        <w:wordWrap/>
        <w:jc w:val="center"/>
      </w:pPr>
    </w:p>
    <w:p w14:paraId="59F73356" w14:textId="77777777" w:rsidR="008B5FBE" w:rsidRDefault="008B5FBE" w:rsidP="008B5FBE">
      <w:pPr>
        <w:pStyle w:val="a3"/>
        <w:wordWrap/>
        <w:jc w:val="center"/>
      </w:pPr>
    </w:p>
    <w:p w14:paraId="7B795217" w14:textId="77777777" w:rsidR="008B5FBE" w:rsidRDefault="008B5FBE" w:rsidP="008B5FBE">
      <w:pPr>
        <w:pStyle w:val="a3"/>
        <w:wordWrap/>
        <w:jc w:val="center"/>
      </w:pPr>
    </w:p>
    <w:p w14:paraId="784F331D" w14:textId="77777777" w:rsidR="008B5FBE" w:rsidRDefault="008B5FBE" w:rsidP="008B5FBE">
      <w:pPr>
        <w:pStyle w:val="a3"/>
        <w:wordWrap/>
        <w:jc w:val="center"/>
      </w:pPr>
    </w:p>
    <w:p w14:paraId="1168DBFF" w14:textId="77777777" w:rsidR="008B5FBE" w:rsidRDefault="008B5FBE" w:rsidP="008B5FBE">
      <w:pPr>
        <w:pStyle w:val="a3"/>
        <w:wordWrap/>
        <w:jc w:val="center"/>
      </w:pPr>
    </w:p>
    <w:p w14:paraId="7ECC6DDF" w14:textId="77777777" w:rsidR="008B5FBE" w:rsidRDefault="008B5FBE" w:rsidP="008B5FBE">
      <w:pPr>
        <w:pStyle w:val="a3"/>
        <w:wordWrap/>
        <w:jc w:val="center"/>
      </w:pPr>
    </w:p>
    <w:p w14:paraId="039FF29C" w14:textId="77777777" w:rsidR="008B5FBE" w:rsidRDefault="008B5FBE" w:rsidP="008B5FBE">
      <w:pPr>
        <w:pStyle w:val="a3"/>
        <w:wordWrap/>
        <w:jc w:val="center"/>
      </w:pPr>
    </w:p>
    <w:p w14:paraId="2A2B020C" w14:textId="77777777" w:rsidR="008B5FBE" w:rsidRDefault="008B5FBE" w:rsidP="008B5FBE">
      <w:pPr>
        <w:pStyle w:val="a3"/>
        <w:wordWrap/>
        <w:jc w:val="center"/>
      </w:pPr>
    </w:p>
    <w:p w14:paraId="4EFA42C0" w14:textId="77777777" w:rsidR="008B5FBE" w:rsidRDefault="008B5FBE" w:rsidP="008B5FBE">
      <w:pPr>
        <w:pStyle w:val="a3"/>
        <w:ind w:firstLine="2800"/>
      </w:pPr>
    </w:p>
    <w:p w14:paraId="71DFA906" w14:textId="77777777" w:rsidR="008B5FBE" w:rsidRDefault="008B5FBE" w:rsidP="008B5FBE">
      <w:pPr>
        <w:pStyle w:val="a3"/>
        <w:ind w:firstLine="2800"/>
      </w:pPr>
    </w:p>
    <w:p w14:paraId="2C642CE3" w14:textId="77777777" w:rsidR="008B5FBE" w:rsidRDefault="008B5FBE" w:rsidP="008B5FBE">
      <w:pPr>
        <w:pStyle w:val="a3"/>
        <w:ind w:firstLine="2800"/>
      </w:pPr>
    </w:p>
    <w:p w14:paraId="1A1AD4E9" w14:textId="77777777" w:rsidR="008B5FBE" w:rsidRDefault="008B5FBE" w:rsidP="008B5FBE">
      <w:pPr>
        <w:pStyle w:val="a3"/>
        <w:ind w:firstLine="2800"/>
      </w:pPr>
    </w:p>
    <w:p w14:paraId="1266BD53" w14:textId="77777777" w:rsidR="00757F1C" w:rsidRDefault="00757F1C" w:rsidP="00757F1C">
      <w:pPr>
        <w:pStyle w:val="a3"/>
        <w:ind w:firstLine="2800"/>
        <w:jc w:val="right"/>
        <w:rPr>
          <w:rFonts w:asciiTheme="majorHAnsi" w:eastAsiaTheme="majorHAnsi" w:hAnsiTheme="majorHAnsi"/>
          <w:b/>
          <w:bCs/>
          <w:sz w:val="28"/>
          <w:szCs w:val="28"/>
        </w:rPr>
      </w:pPr>
    </w:p>
    <w:p w14:paraId="0A79C1FE" w14:textId="77777777" w:rsidR="00757F1C" w:rsidRDefault="00757F1C" w:rsidP="00757F1C">
      <w:pPr>
        <w:pStyle w:val="a3"/>
        <w:ind w:firstLine="2800"/>
        <w:jc w:val="right"/>
        <w:rPr>
          <w:rFonts w:asciiTheme="majorHAnsi" w:eastAsiaTheme="majorHAnsi" w:hAnsiTheme="majorHAnsi"/>
          <w:b/>
          <w:bCs/>
          <w:sz w:val="28"/>
          <w:szCs w:val="28"/>
        </w:rPr>
      </w:pPr>
    </w:p>
    <w:p w14:paraId="7C13E085" w14:textId="77777777" w:rsidR="008B5FBE" w:rsidRPr="00757F1C" w:rsidRDefault="00757F1C" w:rsidP="00757F1C">
      <w:pPr>
        <w:pStyle w:val="a3"/>
        <w:ind w:firstLine="2800"/>
        <w:jc w:val="right"/>
        <w:rPr>
          <w:rFonts w:asciiTheme="majorHAnsi" w:eastAsiaTheme="majorHAnsi" w:hAnsiTheme="majorHAnsi"/>
          <w:b/>
          <w:bCs/>
          <w:sz w:val="28"/>
          <w:szCs w:val="28"/>
        </w:rPr>
      </w:pPr>
      <w:r w:rsidRPr="00757F1C">
        <w:rPr>
          <w:rFonts w:asciiTheme="majorHAnsi" w:eastAsiaTheme="majorHAnsi" w:hAnsiTheme="majorHAnsi"/>
          <w:b/>
          <w:bCs/>
          <w:sz w:val="28"/>
          <w:szCs w:val="28"/>
        </w:rPr>
        <w:t>1</w:t>
      </w:r>
      <w:r w:rsidRPr="00757F1C">
        <w:rPr>
          <w:rFonts w:asciiTheme="majorHAnsi" w:eastAsiaTheme="majorHAnsi" w:hAnsiTheme="majorHAnsi" w:hint="eastAsia"/>
          <w:b/>
          <w:bCs/>
          <w:sz w:val="28"/>
          <w:szCs w:val="28"/>
        </w:rPr>
        <w:t>조</w:t>
      </w:r>
    </w:p>
    <w:p w14:paraId="219957D0" w14:textId="3566CA43" w:rsidR="008B5FBE" w:rsidRDefault="008B5FBE" w:rsidP="008B5FBE">
      <w:pPr>
        <w:pStyle w:val="a3"/>
        <w:ind w:firstLine="2800"/>
        <w:jc w:val="right"/>
        <w:rPr>
          <w:rFonts w:ascii="맑은 고딕" w:eastAsia="맑은 고딕" w:hAnsi="맑은 고딕"/>
          <w:b/>
          <w:bCs/>
          <w:sz w:val="26"/>
          <w:szCs w:val="26"/>
          <w:shd w:val="clear" w:color="auto" w:fill="FFFFFF"/>
        </w:rPr>
      </w:pPr>
      <w:r>
        <w:t xml:space="preserve"> </w:t>
      </w:r>
      <w:r>
        <w:rPr>
          <w:rFonts w:ascii="맑은 고딕" w:eastAsia="맑은 고딕" w:hAnsi="맑은 고딕" w:hint="eastAsia"/>
          <w:b/>
          <w:bCs/>
          <w:sz w:val="26"/>
          <w:szCs w:val="26"/>
          <w:shd w:val="clear" w:color="auto" w:fill="FFFFFF"/>
        </w:rPr>
        <w:t xml:space="preserve">김동길 김혁민 </w:t>
      </w:r>
      <w:proofErr w:type="spellStart"/>
      <w:r>
        <w:rPr>
          <w:rFonts w:ascii="맑은 고딕" w:eastAsia="맑은 고딕" w:hAnsi="맑은 고딕" w:hint="eastAsia"/>
          <w:b/>
          <w:bCs/>
          <w:sz w:val="26"/>
          <w:szCs w:val="26"/>
          <w:shd w:val="clear" w:color="auto" w:fill="FFFFFF"/>
        </w:rPr>
        <w:t>이우성</w:t>
      </w:r>
      <w:proofErr w:type="spellEnd"/>
      <w:r>
        <w:rPr>
          <w:rFonts w:ascii="맑은 고딕" w:eastAsia="맑은 고딕" w:hAnsi="맑은 고딕" w:hint="eastAsia"/>
          <w:b/>
          <w:bCs/>
          <w:sz w:val="26"/>
          <w:szCs w:val="26"/>
          <w:shd w:val="clear" w:color="auto" w:fill="FFFFFF"/>
        </w:rPr>
        <w:t xml:space="preserve"> 최재건</w:t>
      </w:r>
    </w:p>
    <w:p w14:paraId="12CA8608" w14:textId="056082FB" w:rsidR="008B5FBE" w:rsidRDefault="008B5FBE" w:rsidP="008B5FBE">
      <w:pPr>
        <w:pStyle w:val="a3"/>
        <w:ind w:firstLine="2800"/>
        <w:jc w:val="right"/>
      </w:pPr>
      <w:r>
        <w:rPr>
          <w:rFonts w:ascii="맑은 고딕" w:eastAsia="맑은 고딕" w:hAnsi="맑은 고딕" w:hint="eastAsia"/>
          <w:b/>
          <w:bCs/>
          <w:sz w:val="26"/>
          <w:szCs w:val="26"/>
          <w:shd w:val="clear" w:color="auto" w:fill="FFFFFF"/>
        </w:rPr>
        <w:t xml:space="preserve">2019. </w:t>
      </w:r>
      <w:r w:rsidR="002A39C0">
        <w:rPr>
          <w:rFonts w:ascii="맑은 고딕" w:eastAsia="맑은 고딕" w:hAnsi="맑은 고딕"/>
          <w:b/>
          <w:bCs/>
          <w:sz w:val="26"/>
          <w:szCs w:val="26"/>
          <w:shd w:val="clear" w:color="auto" w:fill="FFFFFF"/>
        </w:rPr>
        <w:t>1</w:t>
      </w:r>
      <w:r>
        <w:rPr>
          <w:rFonts w:ascii="맑은 고딕" w:eastAsia="맑은 고딕" w:hAnsi="맑은 고딕" w:hint="eastAsia"/>
          <w:b/>
          <w:bCs/>
          <w:sz w:val="26"/>
          <w:szCs w:val="26"/>
          <w:shd w:val="clear" w:color="auto" w:fill="FFFFFF"/>
        </w:rPr>
        <w:t xml:space="preserve">0. </w:t>
      </w:r>
      <w:r w:rsidR="002A39C0">
        <w:rPr>
          <w:rFonts w:ascii="맑은 고딕" w:eastAsia="맑은 고딕" w:hAnsi="맑은 고딕"/>
          <w:b/>
          <w:bCs/>
          <w:sz w:val="26"/>
          <w:szCs w:val="26"/>
          <w:shd w:val="clear" w:color="auto" w:fill="FFFFFF"/>
        </w:rPr>
        <w:t>30</w:t>
      </w:r>
      <w:r>
        <w:rPr>
          <w:rFonts w:ascii="맑은 고딕" w:eastAsia="맑은 고딕" w:hAnsi="맑은 고딕" w:hint="eastAsia"/>
          <w:b/>
          <w:bCs/>
          <w:sz w:val="26"/>
          <w:szCs w:val="26"/>
          <w:shd w:val="clear" w:color="auto" w:fill="FFFFFF"/>
        </w:rPr>
        <w:t>. -</w:t>
      </w:r>
      <w:ins w:id="6" w:author="재건 최" w:date="2019-12-10T12:55:00Z">
        <w:r w:rsidR="00AC6143">
          <w:rPr>
            <w:rFonts w:ascii="맑은 고딕" w:eastAsia="맑은 고딕" w:hAnsi="맑은 고딕"/>
            <w:b/>
            <w:bCs/>
            <w:sz w:val="26"/>
            <w:szCs w:val="26"/>
            <w:shd w:val="clear" w:color="auto" w:fill="FFFFFF"/>
          </w:rPr>
          <w:t xml:space="preserve"> </w:t>
        </w:r>
      </w:ins>
      <w:r>
        <w:rPr>
          <w:rFonts w:ascii="맑은 고딕" w:eastAsia="맑은 고딕" w:hAnsi="맑은 고딕" w:hint="eastAsia"/>
          <w:b/>
          <w:bCs/>
          <w:sz w:val="26"/>
          <w:szCs w:val="26"/>
          <w:shd w:val="clear" w:color="auto" w:fill="FFFFFF"/>
        </w:rPr>
        <w:t>2019. 12. 1</w:t>
      </w:r>
      <w:r w:rsidR="002A39C0">
        <w:rPr>
          <w:rFonts w:ascii="맑은 고딕" w:eastAsia="맑은 고딕" w:hAnsi="맑은 고딕"/>
          <w:b/>
          <w:bCs/>
          <w:sz w:val="26"/>
          <w:szCs w:val="26"/>
          <w:shd w:val="clear" w:color="auto" w:fill="FFFFFF"/>
        </w:rPr>
        <w:t>1</w:t>
      </w:r>
      <w:r>
        <w:rPr>
          <w:rFonts w:ascii="맑은 고딕" w:eastAsia="맑은 고딕" w:hAnsi="맑은 고딕" w:hint="eastAsia"/>
          <w:b/>
          <w:bCs/>
          <w:sz w:val="26"/>
          <w:szCs w:val="26"/>
          <w:shd w:val="clear" w:color="auto" w:fill="FFFFFF"/>
        </w:rPr>
        <w:t>.</w:t>
      </w:r>
    </w:p>
    <w:p w14:paraId="7E848E9C" w14:textId="77777777" w:rsidR="008B5FBE" w:rsidRDefault="008B5FBE" w:rsidP="008B5FBE">
      <w:pPr>
        <w:pStyle w:val="a3"/>
        <w:snapToGrid/>
        <w:rPr>
          <w:rFonts w:ascii="맑은 고딕" w:eastAsia="맑은 고딕" w:hAnsi="맑은 고딕"/>
          <w:b/>
          <w:bCs/>
          <w:sz w:val="26"/>
          <w:szCs w:val="26"/>
          <w:shd w:val="clear" w:color="auto" w:fill="FFFFFF"/>
        </w:rPr>
      </w:pPr>
    </w:p>
    <w:p w14:paraId="3E5FEF3B" w14:textId="77777777" w:rsidR="008B5FBE" w:rsidRPr="00757F1C" w:rsidDel="00757F1C" w:rsidRDefault="008B5FBE" w:rsidP="008B5FBE">
      <w:pPr>
        <w:pStyle w:val="a3"/>
        <w:snapToGrid/>
        <w:rPr>
          <w:del w:id="7" w:author="재건 최" w:date="2019-12-10T12:35:00Z"/>
          <w:rFonts w:asciiTheme="majorHAnsi" w:eastAsiaTheme="majorHAnsi" w:hAnsiTheme="majorHAnsi"/>
        </w:rPr>
      </w:pPr>
    </w:p>
    <w:p w14:paraId="01698E51" w14:textId="365416D0" w:rsidR="008B5FBE" w:rsidRPr="00757F1C" w:rsidDel="00757F1C" w:rsidRDefault="008B5FBE">
      <w:pPr>
        <w:pStyle w:val="a3"/>
        <w:snapToGrid/>
        <w:rPr>
          <w:del w:id="8" w:author="재건 최" w:date="2019-12-10T12:33:00Z"/>
          <w:rFonts w:asciiTheme="majorHAnsi" w:eastAsiaTheme="majorHAnsi" w:hAnsiTheme="majorHAnsi"/>
        </w:rPr>
      </w:pPr>
      <w:r w:rsidRPr="00757F1C">
        <w:rPr>
          <w:rFonts w:asciiTheme="majorHAnsi" w:eastAsiaTheme="majorHAnsi" w:hAnsiTheme="majorHAnsi" w:hint="eastAsia"/>
          <w:b/>
          <w:bCs/>
          <w:sz w:val="26"/>
          <w:szCs w:val="26"/>
          <w:shd w:val="clear" w:color="auto" w:fill="FFFFFF"/>
        </w:rPr>
        <w:t xml:space="preserve">I. </w:t>
      </w:r>
      <w:r w:rsidR="00757F1C" w:rsidRPr="00757F1C">
        <w:rPr>
          <w:rFonts w:asciiTheme="majorHAnsi" w:eastAsiaTheme="majorHAnsi" w:hAnsiTheme="majorHAnsi" w:hint="eastAsia"/>
          <w:b/>
          <w:bCs/>
          <w:sz w:val="26"/>
          <w:szCs w:val="26"/>
          <w:shd w:val="clear" w:color="auto" w:fill="FFFFFF"/>
        </w:rPr>
        <w:t>프로젝트 선정</w:t>
      </w:r>
      <w:del w:id="9" w:author="재건 최" w:date="2019-12-10T12:56:00Z">
        <w:r w:rsidR="00757F1C" w:rsidRPr="00757F1C" w:rsidDel="00AC6143">
          <w:rPr>
            <w:rFonts w:asciiTheme="majorHAnsi" w:eastAsiaTheme="majorHAnsi" w:hAnsiTheme="majorHAnsi" w:hint="eastAsia"/>
            <w:b/>
            <w:bCs/>
            <w:sz w:val="26"/>
            <w:szCs w:val="26"/>
            <w:shd w:val="clear" w:color="auto" w:fill="FFFFFF"/>
          </w:rPr>
          <w:delText xml:space="preserve"> 과정</w:delText>
        </w:r>
      </w:del>
    </w:p>
    <w:p w14:paraId="498571C6" w14:textId="77777777" w:rsidR="008B5FBE" w:rsidRPr="00757F1C" w:rsidRDefault="008B5FBE" w:rsidP="00757F1C">
      <w:pPr>
        <w:pStyle w:val="a3"/>
        <w:snapToGrid/>
        <w:rPr>
          <w:rFonts w:asciiTheme="majorHAnsi" w:eastAsiaTheme="majorHAnsi" w:hAnsiTheme="majorHAnsi"/>
        </w:rPr>
      </w:pPr>
      <w:del w:id="10" w:author="재건 최" w:date="2019-12-10T12:33:00Z">
        <w:r w:rsidRPr="00757F1C" w:rsidDel="00757F1C">
          <w:rPr>
            <w:rFonts w:asciiTheme="majorHAnsi" w:eastAsiaTheme="majorHAnsi" w:hAnsiTheme="majorHAnsi"/>
            <w:shd w:val="clear" w:color="auto" w:fill="FFFFFF"/>
          </w:rPr>
          <w:delText xml:space="preserve">- </w:delText>
        </w:r>
        <w:r w:rsidRPr="00757F1C" w:rsidDel="00757F1C">
          <w:rPr>
            <w:rFonts w:asciiTheme="majorHAnsi" w:eastAsiaTheme="majorHAnsi" w:hAnsiTheme="majorHAnsi" w:hint="eastAsia"/>
            <w:shd w:val="clear" w:color="auto" w:fill="FFFFFF"/>
          </w:rPr>
          <w:delText>각 프로젝트마다 주어지는 주제를 바탕으로 본 프로젝트에서 추구하는 개발 목표를 설정하고 그 내용을 기술할 것</w:delText>
        </w:r>
        <w:r w:rsidRPr="00757F1C" w:rsidDel="00757F1C">
          <w:rPr>
            <w:rFonts w:asciiTheme="majorHAnsi" w:eastAsiaTheme="majorHAnsi" w:hAnsiTheme="majorHAnsi"/>
            <w:shd w:val="clear" w:color="auto" w:fill="FFFFFF"/>
          </w:rPr>
          <w:delText>.</w:delText>
        </w:r>
      </w:del>
    </w:p>
    <w:p w14:paraId="1F6A8330" w14:textId="15512E2B" w:rsidR="008B5FBE" w:rsidRPr="00757F1C" w:rsidDel="005B5B48" w:rsidRDefault="008B5FBE" w:rsidP="005B5B48">
      <w:pPr>
        <w:pStyle w:val="a3"/>
        <w:snapToGrid/>
        <w:rPr>
          <w:del w:id="11" w:author="재건 최" w:date="2019-12-10T12:45:00Z"/>
          <w:rFonts w:asciiTheme="majorHAnsi" w:eastAsiaTheme="majorHAnsi" w:hAnsiTheme="majorHAnsi"/>
        </w:rPr>
      </w:pPr>
    </w:p>
    <w:p w14:paraId="5437879A" w14:textId="0A9EE7BA" w:rsidR="008B5FBE" w:rsidRPr="00757F1C" w:rsidRDefault="00757F1C">
      <w:pPr>
        <w:pStyle w:val="a3"/>
        <w:snapToGrid/>
        <w:ind w:firstLine="800"/>
        <w:rPr>
          <w:rFonts w:asciiTheme="majorHAnsi" w:eastAsiaTheme="majorHAnsi" w:hAnsiTheme="majorHAnsi"/>
          <w:b/>
          <w:bCs/>
          <w:sz w:val="24"/>
          <w:szCs w:val="24"/>
          <w:shd w:val="clear" w:color="auto" w:fill="FFFFFF"/>
          <w:rPrChange w:id="12" w:author="재건 최" w:date="2019-12-10T12:32:00Z">
            <w:rPr>
              <w:rFonts w:asciiTheme="majorHAnsi" w:eastAsiaTheme="majorHAnsi" w:hAnsiTheme="majorHAnsi"/>
              <w:b/>
              <w:bCs/>
              <w:sz w:val="26"/>
              <w:szCs w:val="26"/>
              <w:shd w:val="clear" w:color="auto" w:fill="FFFFFF"/>
            </w:rPr>
          </w:rPrChange>
        </w:rPr>
        <w:pPrChange w:id="13" w:author="재건 최" w:date="2019-12-10T12:46:00Z">
          <w:pPr>
            <w:pStyle w:val="a3"/>
            <w:snapToGrid/>
          </w:pPr>
        </w:pPrChange>
      </w:pPr>
      <w:r w:rsidRPr="00757F1C">
        <w:rPr>
          <w:rFonts w:asciiTheme="majorHAnsi" w:eastAsiaTheme="majorHAnsi" w:hAnsiTheme="majorHAnsi"/>
          <w:b/>
          <w:bCs/>
          <w:sz w:val="24"/>
          <w:szCs w:val="24"/>
          <w:shd w:val="clear" w:color="auto" w:fill="FFFFFF"/>
          <w:rPrChange w:id="14" w:author="재건 최" w:date="2019-12-10T12:32:00Z">
            <w:rPr>
              <w:rFonts w:asciiTheme="majorHAnsi" w:eastAsiaTheme="majorHAnsi" w:hAnsiTheme="majorHAnsi"/>
              <w:b/>
              <w:bCs/>
              <w:sz w:val="26"/>
              <w:szCs w:val="26"/>
              <w:shd w:val="clear" w:color="auto" w:fill="FFFFFF"/>
            </w:rPr>
          </w:rPrChange>
        </w:rPr>
        <w:t>I – 1)</w:t>
      </w:r>
      <w:ins w:id="15" w:author="재건 최" w:date="2019-12-10T12:32:00Z">
        <w:r>
          <w:rPr>
            <w:rFonts w:asciiTheme="majorHAnsi" w:eastAsiaTheme="majorHAnsi" w:hAnsiTheme="majorHAnsi"/>
            <w:b/>
            <w:bCs/>
            <w:sz w:val="24"/>
            <w:szCs w:val="24"/>
            <w:shd w:val="clear" w:color="auto" w:fill="FFFFFF"/>
          </w:rPr>
          <w:t xml:space="preserve"> </w:t>
        </w:r>
      </w:ins>
      <w:proofErr w:type="spellStart"/>
      <w:ins w:id="16" w:author="재건 최" w:date="2019-12-10T12:38:00Z">
        <w:r w:rsidR="005B5B48">
          <w:rPr>
            <w:rFonts w:asciiTheme="majorHAnsi" w:eastAsiaTheme="majorHAnsi" w:hAnsiTheme="majorHAnsi" w:hint="eastAsia"/>
            <w:b/>
            <w:bCs/>
            <w:sz w:val="24"/>
            <w:szCs w:val="24"/>
            <w:shd w:val="clear" w:color="auto" w:fill="FFFFFF"/>
          </w:rPr>
          <w:t>F</w:t>
        </w:r>
        <w:r w:rsidR="005B5B48">
          <w:rPr>
            <w:rFonts w:asciiTheme="majorHAnsi" w:eastAsiaTheme="majorHAnsi" w:hAnsiTheme="majorHAnsi"/>
            <w:b/>
            <w:bCs/>
            <w:sz w:val="24"/>
            <w:szCs w:val="24"/>
            <w:shd w:val="clear" w:color="auto" w:fill="FFFFFF"/>
          </w:rPr>
          <w:t>air</w:t>
        </w:r>
      </w:ins>
      <w:ins w:id="17" w:author="재건 최" w:date="2019-12-10T12:39:00Z">
        <w:r w:rsidR="005B5B48">
          <w:rPr>
            <w:rFonts w:asciiTheme="majorHAnsi" w:eastAsiaTheme="majorHAnsi" w:hAnsiTheme="majorHAnsi"/>
            <w:b/>
            <w:bCs/>
            <w:sz w:val="24"/>
            <w:szCs w:val="24"/>
            <w:shd w:val="clear" w:color="auto" w:fill="FFFFFF"/>
          </w:rPr>
          <w:t>seq</w:t>
        </w:r>
      </w:ins>
      <w:proofErr w:type="spellEnd"/>
    </w:p>
    <w:p w14:paraId="2BD385DA" w14:textId="6E41EE77" w:rsidR="005B5B48" w:rsidRPr="005B5B48" w:rsidRDefault="005B5B48">
      <w:pPr>
        <w:pStyle w:val="a3"/>
        <w:ind w:firstLine="800"/>
        <w:rPr>
          <w:ins w:id="18" w:author="재건 최" w:date="2019-12-10T12:40:00Z"/>
          <w:rFonts w:asciiTheme="majorHAnsi" w:eastAsiaTheme="majorHAnsi" w:hAnsiTheme="majorHAnsi"/>
        </w:rPr>
        <w:pPrChange w:id="19" w:author="재건 최" w:date="2019-12-10T12:46:00Z">
          <w:pPr>
            <w:pStyle w:val="a3"/>
          </w:pPr>
        </w:pPrChange>
      </w:pPr>
      <w:ins w:id="20" w:author="재건 최" w:date="2019-12-10T12:40:00Z">
        <w:r w:rsidRPr="005B5B48">
          <w:rPr>
            <w:rFonts w:asciiTheme="majorHAnsi" w:eastAsiaTheme="majorHAnsi" w:hAnsiTheme="majorHAnsi"/>
          </w:rPr>
          <w:t>ConvS2S모델을 이용한 기계번역, 음성인식, text 요약 등 분야에 활용되는 언어학습 모델</w:t>
        </w:r>
      </w:ins>
    </w:p>
    <w:p w14:paraId="7159FD81" w14:textId="73B1930A" w:rsidR="00757F1C" w:rsidRPr="005B5B48" w:rsidRDefault="005B5B48">
      <w:pPr>
        <w:pStyle w:val="a3"/>
        <w:snapToGrid/>
        <w:jc w:val="center"/>
        <w:rPr>
          <w:ins w:id="21" w:author="재건 최" w:date="2019-12-10T12:32:00Z"/>
          <w:rFonts w:asciiTheme="majorHAnsi" w:eastAsiaTheme="majorHAnsi" w:hAnsiTheme="majorHAnsi"/>
          <w:b/>
          <w:bCs/>
          <w:shd w:val="clear" w:color="auto" w:fill="FFFFFF"/>
        </w:rPr>
        <w:pPrChange w:id="22" w:author="재건 최" w:date="2019-12-10T12:45:00Z">
          <w:pPr>
            <w:pStyle w:val="a3"/>
            <w:snapToGrid/>
          </w:pPr>
        </w:pPrChange>
      </w:pPr>
      <w:ins w:id="23" w:author="재건 최" w:date="2019-12-10T12:43:00Z">
        <w:r>
          <w:rPr>
            <w:noProof/>
          </w:rPr>
          <w:drawing>
            <wp:inline distT="0" distB="0" distL="0" distR="0" wp14:anchorId="7E62CCAF" wp14:editId="60FB8B76">
              <wp:extent cx="2711292" cy="2061856"/>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11292" cy="2061856"/>
                      </a:xfrm>
                      <a:prstGeom prst="rect">
                        <a:avLst/>
                      </a:prstGeom>
                    </pic:spPr>
                  </pic:pic>
                </a:graphicData>
              </a:graphic>
            </wp:inline>
          </w:drawing>
        </w:r>
      </w:ins>
    </w:p>
    <w:p w14:paraId="245F208C" w14:textId="6664E788" w:rsidR="00757F1C" w:rsidRPr="00757F1C" w:rsidDel="00757F1C" w:rsidRDefault="005B5B48" w:rsidP="008B5FBE">
      <w:pPr>
        <w:pStyle w:val="a3"/>
        <w:snapToGrid/>
        <w:rPr>
          <w:del w:id="24" w:author="재건 최" w:date="2019-12-10T12:32:00Z"/>
          <w:rFonts w:asciiTheme="majorHAnsi" w:eastAsiaTheme="majorHAnsi" w:hAnsiTheme="majorHAnsi"/>
          <w:b/>
          <w:bCs/>
          <w:shd w:val="clear" w:color="auto" w:fill="FFFFFF"/>
          <w:rPrChange w:id="25" w:author="재건 최" w:date="2019-12-10T12:32:00Z">
            <w:rPr>
              <w:del w:id="26" w:author="재건 최" w:date="2019-12-10T12:32:00Z"/>
              <w:rFonts w:asciiTheme="majorHAnsi" w:eastAsiaTheme="majorHAnsi" w:hAnsiTheme="majorHAnsi"/>
              <w:b/>
              <w:bCs/>
              <w:sz w:val="26"/>
              <w:szCs w:val="26"/>
              <w:shd w:val="clear" w:color="auto" w:fill="FFFFFF"/>
            </w:rPr>
          </w:rPrChange>
        </w:rPr>
      </w:pPr>
      <w:ins w:id="27" w:author="재건 최" w:date="2019-12-10T12:46:00Z">
        <w:r>
          <w:rPr>
            <w:rFonts w:asciiTheme="majorHAnsi" w:eastAsiaTheme="majorHAnsi" w:hAnsiTheme="majorHAnsi"/>
            <w:b/>
            <w:bCs/>
            <w:shd w:val="clear" w:color="auto" w:fill="FFFFFF"/>
          </w:rPr>
          <w:tab/>
        </w:r>
      </w:ins>
    </w:p>
    <w:p w14:paraId="707056E0" w14:textId="37DF8E75" w:rsidR="00757F1C" w:rsidDel="005B5B48" w:rsidRDefault="00757F1C" w:rsidP="008B5FBE">
      <w:pPr>
        <w:pStyle w:val="a3"/>
        <w:snapToGrid/>
        <w:rPr>
          <w:del w:id="28" w:author="재건 최" w:date="2019-12-10T12:40:00Z"/>
          <w:rFonts w:asciiTheme="majorHAnsi" w:eastAsiaTheme="majorHAnsi" w:hAnsiTheme="majorHAnsi"/>
          <w:b/>
          <w:bCs/>
          <w:sz w:val="24"/>
          <w:szCs w:val="24"/>
          <w:shd w:val="clear" w:color="auto" w:fill="FFFFFF"/>
        </w:rPr>
      </w:pPr>
      <w:r w:rsidRPr="00757F1C">
        <w:rPr>
          <w:rFonts w:asciiTheme="majorHAnsi" w:eastAsiaTheme="majorHAnsi" w:hAnsiTheme="majorHAnsi"/>
          <w:b/>
          <w:bCs/>
          <w:sz w:val="24"/>
          <w:szCs w:val="24"/>
          <w:shd w:val="clear" w:color="auto" w:fill="FFFFFF"/>
          <w:rPrChange w:id="29" w:author="재건 최" w:date="2019-12-10T12:32:00Z">
            <w:rPr>
              <w:rFonts w:asciiTheme="majorHAnsi" w:eastAsiaTheme="majorHAnsi" w:hAnsiTheme="majorHAnsi"/>
              <w:b/>
              <w:bCs/>
              <w:sz w:val="26"/>
              <w:szCs w:val="26"/>
              <w:shd w:val="clear" w:color="auto" w:fill="FFFFFF"/>
            </w:rPr>
          </w:rPrChange>
        </w:rPr>
        <w:t>I – 2)</w:t>
      </w:r>
      <w:ins w:id="30" w:author="재건 최" w:date="2019-12-10T12:39:00Z">
        <w:r w:rsidR="005B5B48">
          <w:rPr>
            <w:rFonts w:asciiTheme="majorHAnsi" w:eastAsiaTheme="majorHAnsi" w:hAnsiTheme="majorHAnsi"/>
            <w:b/>
            <w:bCs/>
            <w:sz w:val="24"/>
            <w:szCs w:val="24"/>
            <w:shd w:val="clear" w:color="auto" w:fill="FFFFFF"/>
          </w:rPr>
          <w:t xml:space="preserve"> Creative Adversarial</w:t>
        </w:r>
      </w:ins>
      <w:ins w:id="31" w:author="재건 최" w:date="2019-12-10T12:40:00Z">
        <w:r w:rsidR="005B5B48">
          <w:rPr>
            <w:rFonts w:asciiTheme="majorHAnsi" w:eastAsiaTheme="majorHAnsi" w:hAnsiTheme="majorHAnsi"/>
            <w:b/>
            <w:bCs/>
            <w:sz w:val="24"/>
            <w:szCs w:val="24"/>
            <w:shd w:val="clear" w:color="auto" w:fill="FFFFFF"/>
          </w:rPr>
          <w:t xml:space="preserve"> Networks</w:t>
        </w:r>
      </w:ins>
    </w:p>
    <w:p w14:paraId="1668E0AB" w14:textId="77777777" w:rsidR="005B5B48" w:rsidRPr="00757F1C" w:rsidRDefault="005B5B48" w:rsidP="00757F1C">
      <w:pPr>
        <w:pStyle w:val="a3"/>
        <w:snapToGrid/>
        <w:rPr>
          <w:ins w:id="32" w:author="재건 최" w:date="2019-12-10T12:40:00Z"/>
          <w:rFonts w:asciiTheme="majorHAnsi" w:eastAsiaTheme="majorHAnsi" w:hAnsiTheme="majorHAnsi"/>
          <w:sz w:val="18"/>
          <w:szCs w:val="18"/>
          <w:rPrChange w:id="33" w:author="재건 최" w:date="2019-12-10T12:32:00Z">
            <w:rPr>
              <w:ins w:id="34" w:author="재건 최" w:date="2019-12-10T12:40:00Z"/>
              <w:rFonts w:asciiTheme="majorHAnsi" w:eastAsiaTheme="majorHAnsi" w:hAnsiTheme="majorHAnsi"/>
            </w:rPr>
          </w:rPrChange>
        </w:rPr>
      </w:pPr>
    </w:p>
    <w:p w14:paraId="09326D9A" w14:textId="77777777" w:rsidR="005B5B48" w:rsidRPr="005B5B48" w:rsidRDefault="005B5B48">
      <w:pPr>
        <w:pStyle w:val="a3"/>
        <w:ind w:firstLine="800"/>
        <w:rPr>
          <w:ins w:id="35" w:author="재건 최" w:date="2019-12-10T12:40:00Z"/>
          <w:rFonts w:asciiTheme="majorHAnsi" w:eastAsiaTheme="majorHAnsi" w:hAnsiTheme="majorHAnsi"/>
        </w:rPr>
        <w:pPrChange w:id="36" w:author="재건 최" w:date="2019-12-10T12:46:00Z">
          <w:pPr>
            <w:pStyle w:val="a3"/>
          </w:pPr>
        </w:pPrChange>
      </w:pPr>
      <w:ins w:id="37" w:author="재건 최" w:date="2019-12-10T12:40:00Z">
        <w:r w:rsidRPr="005B5B48">
          <w:rPr>
            <w:rFonts w:asciiTheme="majorHAnsi" w:eastAsiaTheme="majorHAnsi" w:hAnsiTheme="majorHAnsi"/>
          </w:rPr>
          <w:t>GAN모델을 이용한 Facebook의 이미지 분석 프로젝트</w:t>
        </w:r>
      </w:ins>
    </w:p>
    <w:p w14:paraId="20C1BC2C" w14:textId="205ADA6C" w:rsidR="00757F1C" w:rsidRPr="005B5B48" w:rsidRDefault="005B5B48">
      <w:pPr>
        <w:pStyle w:val="a3"/>
        <w:snapToGrid/>
        <w:jc w:val="center"/>
        <w:rPr>
          <w:rFonts w:asciiTheme="majorHAnsi" w:eastAsiaTheme="majorHAnsi" w:hAnsiTheme="majorHAnsi"/>
          <w:sz w:val="18"/>
          <w:szCs w:val="18"/>
          <w:rPrChange w:id="38" w:author="재건 최" w:date="2019-12-10T12:40:00Z">
            <w:rPr>
              <w:rFonts w:asciiTheme="majorHAnsi" w:eastAsiaTheme="majorHAnsi" w:hAnsiTheme="majorHAnsi"/>
            </w:rPr>
          </w:rPrChange>
        </w:rPr>
        <w:pPrChange w:id="39" w:author="재건 최" w:date="2019-12-10T12:45:00Z">
          <w:pPr>
            <w:pStyle w:val="a3"/>
            <w:snapToGrid/>
          </w:pPr>
        </w:pPrChange>
      </w:pPr>
      <w:ins w:id="40" w:author="재건 최" w:date="2019-12-10T12:43:00Z">
        <w:r w:rsidRPr="004B5688">
          <w:rPr>
            <w:rFonts w:asciiTheme="majorHAnsi" w:eastAsiaTheme="majorHAnsi" w:hAnsiTheme="majorHAnsi"/>
            <w:noProof/>
            <w:sz w:val="18"/>
            <w:szCs w:val="18"/>
          </w:rPr>
          <w:drawing>
            <wp:inline distT="0" distB="0" distL="0" distR="0" wp14:anchorId="587A2C03" wp14:editId="20910403">
              <wp:extent cx="2558674" cy="1664866"/>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85421" cy="1682270"/>
                      </a:xfrm>
                      <a:prstGeom prst="rect">
                        <a:avLst/>
                      </a:prstGeom>
                    </pic:spPr>
                  </pic:pic>
                </a:graphicData>
              </a:graphic>
            </wp:inline>
          </w:drawing>
        </w:r>
      </w:ins>
    </w:p>
    <w:p w14:paraId="435CB3EF" w14:textId="0DE4C785" w:rsidR="00757F1C" w:rsidRPr="00757F1C" w:rsidRDefault="00757F1C">
      <w:pPr>
        <w:pStyle w:val="a3"/>
        <w:snapToGrid/>
        <w:ind w:firstLine="800"/>
        <w:rPr>
          <w:rFonts w:asciiTheme="majorHAnsi" w:eastAsiaTheme="majorHAnsi" w:hAnsiTheme="majorHAnsi"/>
          <w:sz w:val="18"/>
          <w:szCs w:val="18"/>
          <w:rPrChange w:id="41" w:author="재건 최" w:date="2019-12-10T12:32:00Z">
            <w:rPr>
              <w:rFonts w:asciiTheme="majorHAnsi" w:eastAsiaTheme="majorHAnsi" w:hAnsiTheme="majorHAnsi"/>
            </w:rPr>
          </w:rPrChange>
        </w:rPr>
        <w:pPrChange w:id="42" w:author="재건 최" w:date="2019-12-10T12:46:00Z">
          <w:pPr>
            <w:pStyle w:val="a3"/>
            <w:snapToGrid/>
          </w:pPr>
        </w:pPrChange>
      </w:pPr>
      <w:r w:rsidRPr="00757F1C">
        <w:rPr>
          <w:rFonts w:asciiTheme="majorHAnsi" w:eastAsiaTheme="majorHAnsi" w:hAnsiTheme="majorHAnsi"/>
          <w:b/>
          <w:bCs/>
          <w:sz w:val="24"/>
          <w:szCs w:val="24"/>
          <w:shd w:val="clear" w:color="auto" w:fill="FFFFFF"/>
          <w:rPrChange w:id="43" w:author="재건 최" w:date="2019-12-10T12:32:00Z">
            <w:rPr>
              <w:rFonts w:asciiTheme="majorHAnsi" w:eastAsiaTheme="majorHAnsi" w:hAnsiTheme="majorHAnsi"/>
              <w:b/>
              <w:bCs/>
              <w:sz w:val="26"/>
              <w:szCs w:val="26"/>
              <w:shd w:val="clear" w:color="auto" w:fill="FFFFFF"/>
            </w:rPr>
          </w:rPrChange>
        </w:rPr>
        <w:t>I – 3)</w:t>
      </w:r>
      <w:ins w:id="44" w:author="재건 최" w:date="2019-12-10T12:40:00Z">
        <w:r w:rsidR="005B5B48">
          <w:rPr>
            <w:rFonts w:asciiTheme="majorHAnsi" w:eastAsiaTheme="majorHAnsi" w:hAnsiTheme="majorHAnsi"/>
            <w:b/>
            <w:bCs/>
            <w:sz w:val="24"/>
            <w:szCs w:val="24"/>
            <w:shd w:val="clear" w:color="auto" w:fill="FFFFFF"/>
          </w:rPr>
          <w:t xml:space="preserve"> </w:t>
        </w:r>
        <w:proofErr w:type="spellStart"/>
        <w:r w:rsidR="005B5B48">
          <w:rPr>
            <w:rFonts w:asciiTheme="majorHAnsi" w:eastAsiaTheme="majorHAnsi" w:hAnsiTheme="majorHAnsi"/>
            <w:b/>
            <w:bCs/>
            <w:sz w:val="24"/>
            <w:szCs w:val="24"/>
            <w:shd w:val="clear" w:color="auto" w:fill="FFFFFF"/>
          </w:rPr>
          <w:t>Detectron</w:t>
        </w:r>
      </w:ins>
      <w:proofErr w:type="spellEnd"/>
    </w:p>
    <w:p w14:paraId="0BE7EA39" w14:textId="77777777" w:rsidR="005B5B48" w:rsidRPr="005B5B48" w:rsidRDefault="005B5B48">
      <w:pPr>
        <w:pStyle w:val="a3"/>
        <w:ind w:firstLine="800"/>
        <w:rPr>
          <w:ins w:id="45" w:author="재건 최" w:date="2019-12-10T12:40:00Z"/>
          <w:rFonts w:asciiTheme="majorHAnsi" w:eastAsiaTheme="majorHAnsi" w:hAnsiTheme="majorHAnsi"/>
        </w:rPr>
        <w:pPrChange w:id="46" w:author="재건 최" w:date="2019-12-10T12:46:00Z">
          <w:pPr>
            <w:pStyle w:val="a3"/>
          </w:pPr>
        </w:pPrChange>
      </w:pPr>
      <w:ins w:id="47" w:author="재건 최" w:date="2019-12-10T12:40:00Z">
        <w:r w:rsidRPr="005B5B48">
          <w:rPr>
            <w:rFonts w:asciiTheme="majorHAnsi" w:eastAsiaTheme="majorHAnsi" w:hAnsiTheme="majorHAnsi"/>
          </w:rPr>
          <w:t>Mask R-CNN 모델을 이용한 이미지 객체 분류 프로젝트</w:t>
        </w:r>
      </w:ins>
    </w:p>
    <w:p w14:paraId="566FAA65" w14:textId="0DD56C24" w:rsidR="00757F1C" w:rsidRPr="00757F1C" w:rsidRDefault="005B5B48">
      <w:pPr>
        <w:pStyle w:val="a3"/>
        <w:snapToGrid/>
        <w:jc w:val="center"/>
        <w:rPr>
          <w:rFonts w:asciiTheme="majorHAnsi" w:eastAsiaTheme="majorHAnsi" w:hAnsiTheme="majorHAnsi"/>
          <w:sz w:val="18"/>
          <w:szCs w:val="18"/>
          <w:rPrChange w:id="48" w:author="재건 최" w:date="2019-12-10T12:32:00Z">
            <w:rPr>
              <w:rFonts w:asciiTheme="majorHAnsi" w:eastAsiaTheme="majorHAnsi" w:hAnsiTheme="majorHAnsi"/>
            </w:rPr>
          </w:rPrChange>
        </w:rPr>
        <w:pPrChange w:id="49" w:author="재건 최" w:date="2019-12-10T12:45:00Z">
          <w:pPr>
            <w:pStyle w:val="a3"/>
            <w:snapToGrid/>
          </w:pPr>
        </w:pPrChange>
      </w:pPr>
      <w:ins w:id="50" w:author="재건 최" w:date="2019-12-10T12:44:00Z">
        <w:r>
          <w:rPr>
            <w:noProof/>
          </w:rPr>
          <w:drawing>
            <wp:inline distT="0" distB="0" distL="0" distR="0" wp14:anchorId="4FA2511B" wp14:editId="739DFAAC">
              <wp:extent cx="2461260" cy="1720646"/>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3901" cy="1736474"/>
                      </a:xfrm>
                      <a:prstGeom prst="rect">
                        <a:avLst/>
                      </a:prstGeom>
                    </pic:spPr>
                  </pic:pic>
                </a:graphicData>
              </a:graphic>
            </wp:inline>
          </w:drawing>
        </w:r>
      </w:ins>
    </w:p>
    <w:p w14:paraId="14E8C4FA" w14:textId="06A5FBAE" w:rsidR="00757F1C" w:rsidRPr="00757F1C" w:rsidRDefault="00757F1C">
      <w:pPr>
        <w:pStyle w:val="a3"/>
        <w:snapToGrid/>
        <w:ind w:firstLine="800"/>
        <w:rPr>
          <w:rFonts w:asciiTheme="majorHAnsi" w:eastAsiaTheme="majorHAnsi" w:hAnsiTheme="majorHAnsi"/>
          <w:sz w:val="18"/>
          <w:szCs w:val="18"/>
          <w:rPrChange w:id="51" w:author="재건 최" w:date="2019-12-10T12:32:00Z">
            <w:rPr>
              <w:rFonts w:asciiTheme="majorHAnsi" w:eastAsiaTheme="majorHAnsi" w:hAnsiTheme="majorHAnsi"/>
            </w:rPr>
          </w:rPrChange>
        </w:rPr>
        <w:pPrChange w:id="52" w:author="재건 최" w:date="2019-12-10T12:46:00Z">
          <w:pPr>
            <w:pStyle w:val="a3"/>
            <w:snapToGrid/>
          </w:pPr>
        </w:pPrChange>
      </w:pPr>
      <w:r w:rsidRPr="00757F1C">
        <w:rPr>
          <w:rFonts w:asciiTheme="majorHAnsi" w:eastAsiaTheme="majorHAnsi" w:hAnsiTheme="majorHAnsi"/>
          <w:b/>
          <w:bCs/>
          <w:sz w:val="24"/>
          <w:szCs w:val="24"/>
          <w:shd w:val="clear" w:color="auto" w:fill="FFFFFF"/>
          <w:rPrChange w:id="53" w:author="재건 최" w:date="2019-12-10T12:32:00Z">
            <w:rPr>
              <w:rFonts w:asciiTheme="majorHAnsi" w:eastAsiaTheme="majorHAnsi" w:hAnsiTheme="majorHAnsi"/>
              <w:b/>
              <w:bCs/>
              <w:sz w:val="26"/>
              <w:szCs w:val="26"/>
              <w:shd w:val="clear" w:color="auto" w:fill="FFFFFF"/>
            </w:rPr>
          </w:rPrChange>
        </w:rPr>
        <w:lastRenderedPageBreak/>
        <w:t>I – 4)</w:t>
      </w:r>
      <w:ins w:id="54" w:author="재건 최" w:date="2019-12-10T12:40:00Z">
        <w:r w:rsidR="005B5B48">
          <w:rPr>
            <w:rFonts w:asciiTheme="majorHAnsi" w:eastAsiaTheme="majorHAnsi" w:hAnsiTheme="majorHAnsi"/>
            <w:b/>
            <w:bCs/>
            <w:sz w:val="24"/>
            <w:szCs w:val="24"/>
            <w:shd w:val="clear" w:color="auto" w:fill="FFFFFF"/>
          </w:rPr>
          <w:t xml:space="preserve"> </w:t>
        </w:r>
        <w:proofErr w:type="spellStart"/>
        <w:r w:rsidR="005B5B48">
          <w:rPr>
            <w:rFonts w:asciiTheme="majorHAnsi" w:eastAsiaTheme="majorHAnsi" w:hAnsiTheme="majorHAnsi"/>
            <w:b/>
            <w:bCs/>
            <w:sz w:val="24"/>
            <w:szCs w:val="24"/>
            <w:shd w:val="clear" w:color="auto" w:fill="FFFFFF"/>
          </w:rPr>
          <w:t>FastText</w:t>
        </w:r>
      </w:ins>
      <w:proofErr w:type="spellEnd"/>
    </w:p>
    <w:p w14:paraId="40D96DF5" w14:textId="51504853" w:rsidR="008B5FBE" w:rsidRPr="00757F1C" w:rsidRDefault="005B5B48">
      <w:pPr>
        <w:pStyle w:val="a3"/>
        <w:snapToGrid/>
        <w:ind w:firstLine="800"/>
        <w:rPr>
          <w:rFonts w:asciiTheme="majorHAnsi" w:eastAsiaTheme="majorHAnsi" w:hAnsiTheme="majorHAnsi"/>
        </w:rPr>
        <w:pPrChange w:id="55" w:author="재건 최" w:date="2019-12-10T12:46:00Z">
          <w:pPr>
            <w:pStyle w:val="a3"/>
            <w:snapToGrid/>
          </w:pPr>
        </w:pPrChange>
      </w:pPr>
      <w:ins w:id="56" w:author="재건 최" w:date="2019-12-10T12:40:00Z">
        <w:r w:rsidRPr="005B5B48">
          <w:rPr>
            <w:rFonts w:asciiTheme="majorHAnsi" w:eastAsiaTheme="majorHAnsi" w:hAnsiTheme="majorHAnsi"/>
          </w:rPr>
          <w:t>CBOW, Skip-Gram</w:t>
        </w:r>
      </w:ins>
      <w:ins w:id="57" w:author="재건 최" w:date="2019-12-10T12:46:00Z">
        <w:r>
          <w:rPr>
            <w:rFonts w:asciiTheme="majorHAnsi" w:eastAsiaTheme="majorHAnsi" w:hAnsiTheme="majorHAnsi"/>
          </w:rPr>
          <w:t xml:space="preserve"> </w:t>
        </w:r>
      </w:ins>
      <w:ins w:id="58" w:author="재건 최" w:date="2019-12-10T12:40:00Z">
        <w:r w:rsidRPr="005B5B48">
          <w:rPr>
            <w:rFonts w:asciiTheme="majorHAnsi" w:eastAsiaTheme="majorHAnsi" w:hAnsiTheme="majorHAnsi"/>
          </w:rPr>
          <w:t>모델을 이용한 Facebook AI팀의 자연어 처리 프로젝트</w:t>
        </w:r>
      </w:ins>
    </w:p>
    <w:p w14:paraId="705C2040" w14:textId="4F6F02F4" w:rsidR="00757F1C" w:rsidRPr="00757F1C" w:rsidRDefault="005B5B48">
      <w:pPr>
        <w:pStyle w:val="a3"/>
        <w:snapToGrid/>
        <w:jc w:val="center"/>
        <w:rPr>
          <w:rFonts w:asciiTheme="majorHAnsi" w:eastAsiaTheme="majorHAnsi" w:hAnsiTheme="majorHAnsi"/>
        </w:rPr>
        <w:pPrChange w:id="59" w:author="재건 최" w:date="2019-12-10T12:45:00Z">
          <w:pPr>
            <w:pStyle w:val="a3"/>
            <w:snapToGrid/>
          </w:pPr>
        </w:pPrChange>
      </w:pPr>
      <w:ins w:id="60" w:author="재건 최" w:date="2019-12-10T12:45:00Z">
        <w:r w:rsidRPr="004B5688">
          <w:rPr>
            <w:rFonts w:asciiTheme="majorHAnsi" w:eastAsiaTheme="majorHAnsi" w:hAnsiTheme="majorHAnsi"/>
            <w:noProof/>
          </w:rPr>
          <w:drawing>
            <wp:inline distT="0" distB="0" distL="0" distR="0" wp14:anchorId="70D1265A" wp14:editId="6C012BD0">
              <wp:extent cx="2805376" cy="16196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1802" cy="1634856"/>
                      </a:xfrm>
                      <a:prstGeom prst="rect">
                        <a:avLst/>
                      </a:prstGeom>
                    </pic:spPr>
                  </pic:pic>
                </a:graphicData>
              </a:graphic>
            </wp:inline>
          </w:drawing>
        </w:r>
      </w:ins>
    </w:p>
    <w:p w14:paraId="194E25B2" w14:textId="67833C1F" w:rsidR="008B5FBE" w:rsidRPr="00757F1C" w:rsidRDefault="008B5FBE" w:rsidP="008B5FBE">
      <w:pPr>
        <w:pStyle w:val="a3"/>
        <w:snapToGrid/>
        <w:rPr>
          <w:rFonts w:asciiTheme="majorHAnsi" w:eastAsiaTheme="majorHAnsi" w:hAnsiTheme="majorHAnsi"/>
        </w:rPr>
      </w:pPr>
      <w:r w:rsidRPr="00757F1C">
        <w:rPr>
          <w:rFonts w:asciiTheme="majorHAnsi" w:eastAsiaTheme="majorHAnsi" w:hAnsiTheme="majorHAnsi" w:hint="eastAsia"/>
          <w:b/>
          <w:bCs/>
          <w:sz w:val="26"/>
          <w:szCs w:val="26"/>
          <w:shd w:val="clear" w:color="auto" w:fill="FFFFFF"/>
        </w:rPr>
        <w:t xml:space="preserve">II. </w:t>
      </w:r>
      <w:del w:id="61" w:author="재건 최" w:date="2019-12-10T12:33:00Z">
        <w:r w:rsidRPr="00757F1C" w:rsidDel="00757F1C">
          <w:rPr>
            <w:rFonts w:asciiTheme="majorHAnsi" w:eastAsiaTheme="majorHAnsi" w:hAnsiTheme="majorHAnsi" w:hint="eastAsia"/>
            <w:b/>
            <w:bCs/>
            <w:sz w:val="26"/>
            <w:szCs w:val="26"/>
            <w:shd w:val="clear" w:color="auto" w:fill="FFFFFF"/>
          </w:rPr>
          <w:delText>개발 범위 및 내용</w:delText>
        </w:r>
      </w:del>
      <w:ins w:id="62" w:author="재건 최" w:date="2019-12-10T12:33:00Z">
        <w:r w:rsidR="00757F1C">
          <w:rPr>
            <w:rFonts w:asciiTheme="majorHAnsi" w:eastAsiaTheme="majorHAnsi" w:hAnsiTheme="majorHAnsi" w:hint="eastAsia"/>
            <w:b/>
            <w:bCs/>
            <w:sz w:val="26"/>
            <w:szCs w:val="26"/>
            <w:shd w:val="clear" w:color="auto" w:fill="FFFFFF"/>
          </w:rPr>
          <w:t xml:space="preserve">프로젝트 </w:t>
        </w:r>
      </w:ins>
      <w:ins w:id="63" w:author="재건 최" w:date="2019-12-10T12:56:00Z">
        <w:r w:rsidR="00AC6143">
          <w:rPr>
            <w:rFonts w:asciiTheme="majorHAnsi" w:eastAsiaTheme="majorHAnsi" w:hAnsiTheme="majorHAnsi" w:hint="eastAsia"/>
            <w:b/>
            <w:bCs/>
            <w:sz w:val="26"/>
            <w:szCs w:val="26"/>
            <w:shd w:val="clear" w:color="auto" w:fill="FFFFFF"/>
          </w:rPr>
          <w:t>코드 구현 및 개선</w:t>
        </w:r>
      </w:ins>
    </w:p>
    <w:p w14:paraId="6608ED9C" w14:textId="3694252B" w:rsidR="008B5FBE" w:rsidDel="001E5780" w:rsidRDefault="005B5B48" w:rsidP="008B5FBE">
      <w:pPr>
        <w:pStyle w:val="a3"/>
        <w:snapToGrid/>
        <w:rPr>
          <w:del w:id="64" w:author="재건 최" w:date="2019-12-10T12:41:00Z"/>
          <w:rFonts w:asciiTheme="majorHAnsi" w:eastAsiaTheme="majorHAnsi" w:hAnsiTheme="majorHAnsi"/>
          <w:shd w:val="clear" w:color="auto" w:fill="FFFFFF"/>
        </w:rPr>
      </w:pPr>
      <w:ins w:id="65" w:author="재건 최" w:date="2019-12-10T12:41:00Z">
        <w:r w:rsidRPr="005B5B48">
          <w:rPr>
            <w:rFonts w:asciiTheme="majorHAnsi" w:eastAsiaTheme="majorHAnsi" w:hAnsiTheme="majorHAnsi" w:hint="eastAsia"/>
            <w:shd w:val="clear" w:color="auto" w:fill="FFFFFF"/>
          </w:rPr>
          <w:t>자연어</w:t>
        </w:r>
        <w:r w:rsidRPr="005B5B48">
          <w:rPr>
            <w:rFonts w:asciiTheme="majorHAnsi" w:eastAsiaTheme="majorHAnsi" w:hAnsiTheme="majorHAnsi"/>
            <w:shd w:val="clear" w:color="auto" w:fill="FFFFFF"/>
          </w:rPr>
          <w:t xml:space="preserve"> 처리 시장 2025년 약 432억 달러 규모 전망으로 앞으로 시장 발전 가능성이 크고, 정서 분석, 맞춤법 검사, 인공지능 (Artificial Intelligence, AI) 음성인식 스피커 등 활용 분야가 무궁무진하다. 실제로 </w:t>
        </w:r>
        <w:proofErr w:type="spellStart"/>
        <w:r w:rsidRPr="005B5B48">
          <w:rPr>
            <w:rFonts w:asciiTheme="majorHAnsi" w:eastAsiaTheme="majorHAnsi" w:hAnsiTheme="majorHAnsi"/>
            <w:shd w:val="clear" w:color="auto" w:fill="FFFFFF"/>
          </w:rPr>
          <w:t>페이스북에서도</w:t>
        </w:r>
        <w:proofErr w:type="spellEnd"/>
        <w:r w:rsidRPr="005B5B48">
          <w:rPr>
            <w:rFonts w:asciiTheme="majorHAnsi" w:eastAsiaTheme="majorHAnsi" w:hAnsiTheme="majorHAnsi"/>
            <w:shd w:val="clear" w:color="auto" w:fill="FFFFFF"/>
          </w:rPr>
          <w:t xml:space="preserve"> </w:t>
        </w:r>
        <w:proofErr w:type="spellStart"/>
        <w:r w:rsidRPr="005B5B48">
          <w:rPr>
            <w:rFonts w:asciiTheme="majorHAnsi" w:eastAsiaTheme="majorHAnsi" w:hAnsiTheme="majorHAnsi"/>
            <w:shd w:val="clear" w:color="auto" w:fill="FFFFFF"/>
          </w:rPr>
          <w:t>FastText</w:t>
        </w:r>
        <w:proofErr w:type="spellEnd"/>
        <w:r w:rsidRPr="005B5B48">
          <w:rPr>
            <w:rFonts w:asciiTheme="majorHAnsi" w:eastAsiaTheme="majorHAnsi" w:hAnsiTheme="majorHAnsi"/>
            <w:shd w:val="clear" w:color="auto" w:fill="FFFFFF"/>
          </w:rPr>
          <w:t xml:space="preserve">를 해시태그 자동 완성 기능 강화, 사용자의 정서 분석 등에 활용하고 있다. 또한 </w:t>
        </w:r>
        <w:proofErr w:type="spellStart"/>
        <w:r w:rsidRPr="005B5B48">
          <w:rPr>
            <w:rFonts w:asciiTheme="majorHAnsi" w:eastAsiaTheme="majorHAnsi" w:hAnsiTheme="majorHAnsi"/>
            <w:shd w:val="clear" w:color="auto" w:fill="FFFFFF"/>
          </w:rPr>
          <w:t>FastText</w:t>
        </w:r>
        <w:proofErr w:type="spellEnd"/>
        <w:r w:rsidRPr="005B5B48">
          <w:rPr>
            <w:rFonts w:asciiTheme="majorHAnsi" w:eastAsiaTheme="majorHAnsi" w:hAnsiTheme="majorHAnsi"/>
            <w:shd w:val="clear" w:color="auto" w:fill="FFFFFF"/>
          </w:rPr>
          <w:t>의 목표는 프로그래밍 배경 지식이 얕은 사람들도 더 쉽게 텍스트 분류(단어 집합을 범주로 지정하</w:t>
        </w:r>
        <w:r w:rsidRPr="005B5B48">
          <w:rPr>
            <w:rFonts w:asciiTheme="majorHAnsi" w:eastAsiaTheme="majorHAnsi" w:hAnsiTheme="majorHAnsi" w:hint="eastAsia"/>
            <w:shd w:val="clear" w:color="auto" w:fill="FFFFFF"/>
          </w:rPr>
          <w:t>는</w:t>
        </w:r>
        <w:r w:rsidRPr="005B5B48">
          <w:rPr>
            <w:rFonts w:asciiTheme="majorHAnsi" w:eastAsiaTheme="majorHAnsi" w:hAnsiTheme="majorHAnsi"/>
            <w:shd w:val="clear" w:color="auto" w:fill="FFFFFF"/>
          </w:rPr>
          <w:t xml:space="preserve"> 과정)와 텍스트 표현(구조화되지 않은 텍스트를 연산용 숫자로 변환하는 과정)을 할 수 있도록 지원하는 것으로 프로젝트를 진행하며 실제로 코드를 구현해보고 원리를 이해하기에 적합하다고 생각하여 </w:t>
        </w:r>
        <w:proofErr w:type="spellStart"/>
        <w:r w:rsidRPr="005B5B48">
          <w:rPr>
            <w:rFonts w:asciiTheme="majorHAnsi" w:eastAsiaTheme="majorHAnsi" w:hAnsiTheme="majorHAnsi"/>
            <w:shd w:val="clear" w:color="auto" w:fill="FFFFFF"/>
          </w:rPr>
          <w:t>FastText</w:t>
        </w:r>
        <w:proofErr w:type="spellEnd"/>
        <w:r w:rsidRPr="005B5B48">
          <w:rPr>
            <w:rFonts w:asciiTheme="majorHAnsi" w:eastAsiaTheme="majorHAnsi" w:hAnsiTheme="majorHAnsi"/>
            <w:shd w:val="clear" w:color="auto" w:fill="FFFFFF"/>
          </w:rPr>
          <w:t>를 선정하게 되었다.</w:t>
        </w:r>
      </w:ins>
      <w:del w:id="66" w:author="재건 최" w:date="2019-12-10T12:41:00Z">
        <w:r w:rsidR="008B5FBE" w:rsidRPr="00757F1C" w:rsidDel="005B5B48">
          <w:rPr>
            <w:rFonts w:asciiTheme="majorHAnsi" w:eastAsiaTheme="majorHAnsi" w:hAnsiTheme="majorHAnsi"/>
            <w:shd w:val="clear" w:color="auto" w:fill="FFFFFF"/>
          </w:rPr>
          <w:delText xml:space="preserve">- </w:delText>
        </w:r>
      </w:del>
      <w:del w:id="67" w:author="재건 최" w:date="2019-12-10T12:33:00Z">
        <w:r w:rsidR="008B5FBE" w:rsidRPr="00757F1C" w:rsidDel="00757F1C">
          <w:rPr>
            <w:rFonts w:asciiTheme="majorHAnsi" w:eastAsiaTheme="majorHAnsi" w:hAnsiTheme="majorHAnsi" w:hint="eastAsia"/>
            <w:shd w:val="clear" w:color="auto" w:fill="FFFFFF"/>
          </w:rPr>
          <w:delText>자신들이 설계한 개발 목표를 달성하기 위하여 어떠한 내용의 개발을 수행할 지 그 범위와 개발 내용을 기술할 것.</w:delText>
        </w:r>
      </w:del>
    </w:p>
    <w:p w14:paraId="6C62AC59" w14:textId="77777777" w:rsidR="001E5780" w:rsidRDefault="001E5780" w:rsidP="008B5FBE">
      <w:pPr>
        <w:pStyle w:val="a3"/>
        <w:snapToGrid/>
        <w:rPr>
          <w:ins w:id="68" w:author="재건 최" w:date="2019-12-10T13:29:00Z"/>
          <w:rFonts w:asciiTheme="majorHAnsi" w:eastAsiaTheme="majorHAnsi" w:hAnsiTheme="majorHAnsi"/>
          <w:shd w:val="clear" w:color="auto" w:fill="FFFFFF"/>
        </w:rPr>
      </w:pPr>
    </w:p>
    <w:p w14:paraId="4C5C43B9" w14:textId="77777777" w:rsidR="005B5B48" w:rsidRPr="00757F1C" w:rsidRDefault="005B5B48" w:rsidP="008B5FBE">
      <w:pPr>
        <w:pStyle w:val="a3"/>
        <w:snapToGrid/>
        <w:rPr>
          <w:ins w:id="69" w:author="재건 최" w:date="2019-12-10T12:42:00Z"/>
          <w:rFonts w:asciiTheme="majorHAnsi" w:eastAsiaTheme="majorHAnsi" w:hAnsiTheme="majorHAnsi"/>
        </w:rPr>
      </w:pPr>
    </w:p>
    <w:p w14:paraId="7F90729A" w14:textId="5A73E23D" w:rsidR="008B5FBE" w:rsidRDefault="005B5B48" w:rsidP="00AC6143">
      <w:pPr>
        <w:pStyle w:val="a3"/>
        <w:snapToGrid/>
        <w:ind w:firstLine="800"/>
        <w:rPr>
          <w:ins w:id="70" w:author="재건 최" w:date="2019-12-10T13:10:00Z"/>
          <w:rFonts w:asciiTheme="majorHAnsi" w:eastAsiaTheme="majorHAnsi" w:hAnsiTheme="majorHAnsi"/>
          <w:b/>
          <w:bCs/>
          <w:sz w:val="22"/>
          <w:szCs w:val="22"/>
          <w:shd w:val="clear" w:color="auto" w:fill="FFFFFF"/>
        </w:rPr>
      </w:pPr>
      <w:ins w:id="71" w:author="재건 최" w:date="2019-12-10T12:48:00Z">
        <w:r w:rsidRPr="00396C5A">
          <w:rPr>
            <w:rFonts w:asciiTheme="majorHAnsi" w:eastAsiaTheme="majorHAnsi" w:hAnsiTheme="majorHAnsi"/>
            <w:b/>
            <w:bCs/>
            <w:sz w:val="24"/>
            <w:szCs w:val="24"/>
            <w:shd w:val="clear" w:color="auto" w:fill="FFFFFF"/>
          </w:rPr>
          <w:t>II</w:t>
        </w:r>
        <w:r w:rsidR="00AC6143">
          <w:rPr>
            <w:rFonts w:asciiTheme="majorHAnsi" w:eastAsiaTheme="majorHAnsi" w:hAnsiTheme="majorHAnsi"/>
            <w:b/>
            <w:bCs/>
            <w:sz w:val="24"/>
            <w:szCs w:val="24"/>
            <w:shd w:val="clear" w:color="auto" w:fill="FFFFFF"/>
          </w:rPr>
          <w:t xml:space="preserve"> – 1)</w:t>
        </w:r>
      </w:ins>
      <w:del w:id="72" w:author="재건 최" w:date="2019-12-10T12:47:00Z">
        <w:r w:rsidR="008B5FBE" w:rsidRPr="00757F1C" w:rsidDel="005B5B48">
          <w:rPr>
            <w:rFonts w:asciiTheme="majorHAnsi" w:eastAsiaTheme="majorHAnsi" w:hAnsiTheme="majorHAnsi" w:hint="eastAsia"/>
            <w:b/>
            <w:bCs/>
            <w:sz w:val="22"/>
            <w:szCs w:val="22"/>
            <w:shd w:val="clear" w:color="auto" w:fill="FFFFFF"/>
          </w:rPr>
          <w:delText>가</w:delText>
        </w:r>
      </w:del>
      <w:del w:id="73" w:author="재건 최" w:date="2019-12-10T12:48:00Z">
        <w:r w:rsidR="008B5FBE" w:rsidRPr="00757F1C" w:rsidDel="00AC6143">
          <w:rPr>
            <w:rFonts w:asciiTheme="majorHAnsi" w:eastAsiaTheme="majorHAnsi" w:hAnsiTheme="majorHAnsi" w:hint="eastAsia"/>
            <w:b/>
            <w:bCs/>
            <w:sz w:val="22"/>
            <w:szCs w:val="22"/>
            <w:shd w:val="clear" w:color="auto" w:fill="FFFFFF"/>
          </w:rPr>
          <w:delText>.</w:delText>
        </w:r>
      </w:del>
      <w:r w:rsidR="008B5FBE" w:rsidRPr="00757F1C">
        <w:rPr>
          <w:rFonts w:asciiTheme="majorHAnsi" w:eastAsiaTheme="majorHAnsi" w:hAnsiTheme="majorHAnsi" w:hint="eastAsia"/>
          <w:b/>
          <w:bCs/>
          <w:sz w:val="22"/>
          <w:szCs w:val="22"/>
          <w:shd w:val="clear" w:color="auto" w:fill="FFFFFF"/>
        </w:rPr>
        <w:t xml:space="preserve"> </w:t>
      </w:r>
      <w:del w:id="74" w:author="재건 최" w:date="2019-12-10T12:33:00Z">
        <w:r w:rsidR="008B5FBE" w:rsidRPr="00757F1C" w:rsidDel="00757F1C">
          <w:rPr>
            <w:rFonts w:asciiTheme="majorHAnsi" w:eastAsiaTheme="majorHAnsi" w:hAnsiTheme="majorHAnsi" w:hint="eastAsia"/>
            <w:b/>
            <w:bCs/>
            <w:sz w:val="22"/>
            <w:szCs w:val="22"/>
            <w:shd w:val="clear" w:color="auto" w:fill="FFFFFF"/>
          </w:rPr>
          <w:delText>개발 범위</w:delText>
        </w:r>
      </w:del>
      <w:ins w:id="75" w:author="재건 최" w:date="2019-12-10T12:33:00Z">
        <w:r w:rsidR="00757F1C">
          <w:rPr>
            <w:rFonts w:asciiTheme="majorHAnsi" w:eastAsiaTheme="majorHAnsi" w:hAnsiTheme="majorHAnsi" w:hint="eastAsia"/>
            <w:b/>
            <w:bCs/>
            <w:sz w:val="22"/>
            <w:szCs w:val="22"/>
            <w:shd w:val="clear" w:color="auto" w:fill="FFFFFF"/>
          </w:rPr>
          <w:t>코드 구현</w:t>
        </w:r>
      </w:ins>
    </w:p>
    <w:p w14:paraId="66F64546" w14:textId="77777777" w:rsidR="00F140FC" w:rsidRDefault="00F140FC" w:rsidP="00F140FC">
      <w:pPr>
        <w:pStyle w:val="a3"/>
        <w:snapToGrid/>
        <w:ind w:left="760"/>
        <w:rPr>
          <w:ins w:id="76" w:author="재건 최" w:date="2019-12-10T13:10:00Z"/>
          <w:rFonts w:asciiTheme="majorHAnsi" w:eastAsiaTheme="majorHAnsi" w:hAnsiTheme="majorHAnsi"/>
          <w:b/>
          <w:bCs/>
        </w:rPr>
      </w:pPr>
      <w:ins w:id="77" w:author="재건 최" w:date="2019-12-10T13:10:00Z">
        <w:r>
          <w:rPr>
            <w:rFonts w:asciiTheme="majorHAnsi" w:eastAsiaTheme="majorHAnsi" w:hAnsiTheme="majorHAnsi" w:hint="eastAsia"/>
            <w:b/>
            <w:bCs/>
          </w:rPr>
          <w:t>실습환경 구성</w:t>
        </w:r>
      </w:ins>
    </w:p>
    <w:p w14:paraId="2ABB1A8C" w14:textId="10CC7529" w:rsidR="00F140FC" w:rsidRPr="00757F1C" w:rsidDel="00F140FC" w:rsidRDefault="00F140FC">
      <w:pPr>
        <w:pStyle w:val="a3"/>
        <w:snapToGrid/>
        <w:ind w:firstLine="800"/>
        <w:rPr>
          <w:del w:id="78" w:author="재건 최" w:date="2019-12-10T13:10:00Z"/>
          <w:rFonts w:asciiTheme="majorHAnsi" w:eastAsiaTheme="majorHAnsi" w:hAnsiTheme="majorHAnsi"/>
        </w:rPr>
        <w:pPrChange w:id="79" w:author="재건 최" w:date="2019-12-10T12:54:00Z">
          <w:pPr>
            <w:pStyle w:val="a3"/>
            <w:snapToGrid/>
          </w:pPr>
        </w:pPrChange>
      </w:pPr>
    </w:p>
    <w:p w14:paraId="63898497" w14:textId="1766071F" w:rsidR="008B5FBE" w:rsidRDefault="008B5FBE" w:rsidP="008B5FBE">
      <w:pPr>
        <w:pStyle w:val="a3"/>
        <w:snapToGrid/>
        <w:rPr>
          <w:ins w:id="80" w:author="재건 최" w:date="2019-12-10T13:09:00Z"/>
          <w:rFonts w:asciiTheme="majorHAnsi" w:eastAsiaTheme="majorHAnsi" w:hAnsiTheme="majorHAnsi"/>
        </w:rPr>
      </w:pPr>
      <w:r w:rsidRPr="00757F1C">
        <w:rPr>
          <w:rFonts w:asciiTheme="majorHAnsi" w:eastAsiaTheme="majorHAnsi" w:hAnsiTheme="majorHAnsi"/>
        </w:rPr>
        <w:tab/>
      </w:r>
      <w:ins w:id="81" w:author="재건 최" w:date="2019-12-10T13:09:00Z">
        <w:r w:rsidR="00F140FC">
          <w:rPr>
            <w:noProof/>
          </w:rPr>
          <w:drawing>
            <wp:inline distT="0" distB="0" distL="0" distR="0" wp14:anchorId="42231CAF" wp14:editId="18EDD612">
              <wp:extent cx="4752975" cy="154698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 b="34585"/>
                      <a:stretch/>
                    </pic:blipFill>
                    <pic:spPr bwMode="auto">
                      <a:xfrm>
                        <a:off x="0" y="0"/>
                        <a:ext cx="4773101" cy="1553531"/>
                      </a:xfrm>
                      <a:prstGeom prst="rect">
                        <a:avLst/>
                      </a:prstGeom>
                      <a:ln>
                        <a:noFill/>
                      </a:ln>
                      <a:extLst>
                        <a:ext uri="{53640926-AAD7-44D8-BBD7-CCE9431645EC}">
                          <a14:shadowObscured xmlns:a14="http://schemas.microsoft.com/office/drawing/2010/main"/>
                        </a:ext>
                      </a:extLst>
                    </pic:spPr>
                  </pic:pic>
                </a:graphicData>
              </a:graphic>
            </wp:inline>
          </w:drawing>
        </w:r>
      </w:ins>
    </w:p>
    <w:p w14:paraId="064683E9" w14:textId="433DBFFD" w:rsidR="00F140FC" w:rsidRPr="00F140FC" w:rsidRDefault="00F140FC">
      <w:pPr>
        <w:pStyle w:val="a3"/>
        <w:snapToGrid/>
        <w:jc w:val="center"/>
        <w:rPr>
          <w:ins w:id="82" w:author="재건 최" w:date="2019-12-10T13:10:00Z"/>
          <w:rFonts w:asciiTheme="majorHAnsi" w:eastAsiaTheme="majorHAnsi" w:hAnsiTheme="majorHAnsi"/>
          <w:sz w:val="22"/>
          <w:szCs w:val="22"/>
          <w:shd w:val="clear" w:color="auto" w:fill="FFFFFF"/>
          <w:rPrChange w:id="83" w:author="재건 최" w:date="2019-12-10T13:11:00Z">
            <w:rPr>
              <w:ins w:id="84" w:author="재건 최" w:date="2019-12-10T13:10:00Z"/>
              <w:rFonts w:asciiTheme="majorHAnsi" w:eastAsiaTheme="majorHAnsi" w:hAnsiTheme="majorHAnsi"/>
              <w:b/>
              <w:bCs/>
              <w:sz w:val="22"/>
              <w:szCs w:val="22"/>
              <w:shd w:val="clear" w:color="auto" w:fill="FFFFFF"/>
            </w:rPr>
          </w:rPrChange>
        </w:rPr>
        <w:pPrChange w:id="85" w:author="재건 최" w:date="2019-12-10T13:15:00Z">
          <w:pPr>
            <w:pStyle w:val="a3"/>
            <w:snapToGrid/>
            <w:ind w:firstLine="760"/>
          </w:pPr>
        </w:pPrChange>
      </w:pPr>
      <w:ins w:id="86" w:author="재건 최" w:date="2019-12-10T13:09:00Z">
        <w:r w:rsidRPr="00F140FC">
          <w:rPr>
            <w:rFonts w:asciiTheme="majorHAnsi" w:eastAsiaTheme="majorHAnsi" w:hAnsiTheme="majorHAnsi"/>
            <w:sz w:val="22"/>
            <w:szCs w:val="22"/>
            <w:shd w:val="clear" w:color="auto" w:fill="FFFFFF"/>
            <w:rPrChange w:id="87" w:author="재건 최" w:date="2019-12-10T13:11:00Z">
              <w:rPr>
                <w:rFonts w:asciiTheme="majorHAnsi" w:eastAsiaTheme="majorHAnsi" w:hAnsiTheme="majorHAnsi"/>
                <w:b/>
                <w:bCs/>
                <w:sz w:val="22"/>
                <w:szCs w:val="22"/>
                <w:shd w:val="clear" w:color="auto" w:fill="FFFFFF"/>
              </w:rPr>
            </w:rPrChange>
          </w:rPr>
          <w:t>Pip install</w:t>
        </w:r>
      </w:ins>
      <w:ins w:id="88" w:author="재건 최" w:date="2019-12-10T13:14:00Z">
        <w:r>
          <w:rPr>
            <w:rFonts w:asciiTheme="majorHAnsi" w:eastAsiaTheme="majorHAnsi" w:hAnsiTheme="majorHAnsi"/>
            <w:sz w:val="22"/>
            <w:szCs w:val="22"/>
            <w:shd w:val="clear" w:color="auto" w:fill="FFFFFF"/>
          </w:rPr>
          <w:t xml:space="preserve">, </w:t>
        </w:r>
        <w:r>
          <w:rPr>
            <w:rFonts w:asciiTheme="majorHAnsi" w:eastAsiaTheme="majorHAnsi" w:hAnsiTheme="majorHAnsi" w:hint="eastAsia"/>
            <w:sz w:val="22"/>
            <w:szCs w:val="22"/>
            <w:shd w:val="clear" w:color="auto" w:fill="FFFFFF"/>
          </w:rPr>
          <w:t>G</w:t>
        </w:r>
        <w:r>
          <w:rPr>
            <w:rFonts w:asciiTheme="majorHAnsi" w:eastAsiaTheme="majorHAnsi" w:hAnsiTheme="majorHAnsi"/>
            <w:sz w:val="22"/>
            <w:szCs w:val="22"/>
            <w:shd w:val="clear" w:color="auto" w:fill="FFFFFF"/>
          </w:rPr>
          <w:t>it clone</w:t>
        </w:r>
      </w:ins>
      <w:ins w:id="89" w:author="재건 최" w:date="2019-12-10T13:09:00Z">
        <w:r w:rsidRPr="00F140FC">
          <w:rPr>
            <w:rFonts w:asciiTheme="majorHAnsi" w:eastAsiaTheme="majorHAnsi" w:hAnsiTheme="majorHAnsi" w:hint="eastAsia"/>
            <w:sz w:val="22"/>
            <w:szCs w:val="22"/>
            <w:shd w:val="clear" w:color="auto" w:fill="FFFFFF"/>
            <w:rPrChange w:id="90" w:author="재건 최" w:date="2019-12-10T13:11:00Z">
              <w:rPr>
                <w:rFonts w:asciiTheme="majorHAnsi" w:eastAsiaTheme="majorHAnsi" w:hAnsiTheme="majorHAnsi" w:hint="eastAsia"/>
                <w:b/>
                <w:bCs/>
                <w:sz w:val="22"/>
                <w:szCs w:val="22"/>
                <w:shd w:val="clear" w:color="auto" w:fill="FFFFFF"/>
              </w:rPr>
            </w:rPrChange>
          </w:rPr>
          <w:t>을</w:t>
        </w:r>
        <w:r w:rsidRPr="00F140FC">
          <w:rPr>
            <w:rFonts w:asciiTheme="majorHAnsi" w:eastAsiaTheme="majorHAnsi" w:hAnsiTheme="majorHAnsi"/>
            <w:sz w:val="22"/>
            <w:szCs w:val="22"/>
            <w:shd w:val="clear" w:color="auto" w:fill="FFFFFF"/>
            <w:rPrChange w:id="91" w:author="재건 최" w:date="2019-12-10T13:11:00Z">
              <w:rPr>
                <w:rFonts w:asciiTheme="majorHAnsi" w:eastAsiaTheme="majorHAnsi" w:hAnsiTheme="majorHAnsi"/>
                <w:b/>
                <w:bCs/>
                <w:sz w:val="22"/>
                <w:szCs w:val="22"/>
                <w:shd w:val="clear" w:color="auto" w:fill="FFFFFF"/>
              </w:rPr>
            </w:rPrChange>
          </w:rPr>
          <w:t xml:space="preserve"> 통해 </w:t>
        </w:r>
        <w:proofErr w:type="spellStart"/>
        <w:r w:rsidRPr="00F140FC">
          <w:rPr>
            <w:rFonts w:asciiTheme="majorHAnsi" w:eastAsiaTheme="majorHAnsi" w:hAnsiTheme="majorHAnsi"/>
            <w:sz w:val="22"/>
            <w:szCs w:val="22"/>
            <w:shd w:val="clear" w:color="auto" w:fill="FFFFFF"/>
            <w:rPrChange w:id="92" w:author="재건 최" w:date="2019-12-10T13:11:00Z">
              <w:rPr>
                <w:rFonts w:asciiTheme="majorHAnsi" w:eastAsiaTheme="majorHAnsi" w:hAnsiTheme="majorHAnsi"/>
                <w:b/>
                <w:bCs/>
                <w:sz w:val="22"/>
                <w:szCs w:val="22"/>
                <w:shd w:val="clear" w:color="auto" w:fill="FFFFFF"/>
              </w:rPr>
            </w:rPrChange>
          </w:rPr>
          <w:t>fasttext</w:t>
        </w:r>
        <w:proofErr w:type="spellEnd"/>
        <w:r w:rsidRPr="00F140FC">
          <w:rPr>
            <w:rFonts w:asciiTheme="majorHAnsi" w:eastAsiaTheme="majorHAnsi" w:hAnsiTheme="majorHAnsi"/>
            <w:sz w:val="22"/>
            <w:szCs w:val="22"/>
            <w:shd w:val="clear" w:color="auto" w:fill="FFFFFF"/>
            <w:rPrChange w:id="93" w:author="재건 최" w:date="2019-12-10T13:11:00Z">
              <w:rPr>
                <w:rFonts w:asciiTheme="majorHAnsi" w:eastAsiaTheme="majorHAnsi" w:hAnsiTheme="majorHAnsi"/>
                <w:b/>
                <w:bCs/>
                <w:sz w:val="22"/>
                <w:szCs w:val="22"/>
                <w:shd w:val="clear" w:color="auto" w:fill="FFFFFF"/>
              </w:rPr>
            </w:rPrChange>
          </w:rPr>
          <w:t xml:space="preserve"> </w:t>
        </w:r>
        <w:r w:rsidRPr="00F140FC">
          <w:rPr>
            <w:rFonts w:asciiTheme="majorHAnsi" w:eastAsiaTheme="majorHAnsi" w:hAnsiTheme="majorHAnsi" w:hint="eastAsia"/>
            <w:sz w:val="22"/>
            <w:szCs w:val="22"/>
            <w:shd w:val="clear" w:color="auto" w:fill="FFFFFF"/>
            <w:rPrChange w:id="94" w:author="재건 최" w:date="2019-12-10T13:11:00Z">
              <w:rPr>
                <w:rFonts w:asciiTheme="majorHAnsi" w:eastAsiaTheme="majorHAnsi" w:hAnsiTheme="majorHAnsi" w:hint="eastAsia"/>
                <w:b/>
                <w:bCs/>
                <w:sz w:val="22"/>
                <w:szCs w:val="22"/>
                <w:shd w:val="clear" w:color="auto" w:fill="FFFFFF"/>
              </w:rPr>
            </w:rPrChange>
          </w:rPr>
          <w:t>패키지</w:t>
        </w:r>
        <w:r w:rsidRPr="00F140FC">
          <w:rPr>
            <w:rFonts w:asciiTheme="majorHAnsi" w:eastAsiaTheme="majorHAnsi" w:hAnsiTheme="majorHAnsi"/>
            <w:sz w:val="22"/>
            <w:szCs w:val="22"/>
            <w:shd w:val="clear" w:color="auto" w:fill="FFFFFF"/>
            <w:rPrChange w:id="95" w:author="재건 최" w:date="2019-12-10T13:11:00Z">
              <w:rPr>
                <w:rFonts w:asciiTheme="majorHAnsi" w:eastAsiaTheme="majorHAnsi" w:hAnsiTheme="majorHAnsi"/>
                <w:b/>
                <w:bCs/>
                <w:sz w:val="22"/>
                <w:szCs w:val="22"/>
                <w:shd w:val="clear" w:color="auto" w:fill="FFFFFF"/>
              </w:rPr>
            </w:rPrChange>
          </w:rPr>
          <w:t xml:space="preserve"> </w:t>
        </w:r>
        <w:r w:rsidRPr="00F140FC">
          <w:rPr>
            <w:rFonts w:asciiTheme="majorHAnsi" w:eastAsiaTheme="majorHAnsi" w:hAnsiTheme="majorHAnsi" w:hint="eastAsia"/>
            <w:sz w:val="22"/>
            <w:szCs w:val="22"/>
            <w:shd w:val="clear" w:color="auto" w:fill="FFFFFF"/>
            <w:rPrChange w:id="96" w:author="재건 최" w:date="2019-12-10T13:11:00Z">
              <w:rPr>
                <w:rFonts w:asciiTheme="majorHAnsi" w:eastAsiaTheme="majorHAnsi" w:hAnsiTheme="majorHAnsi" w:hint="eastAsia"/>
                <w:b/>
                <w:bCs/>
                <w:sz w:val="22"/>
                <w:szCs w:val="22"/>
                <w:shd w:val="clear" w:color="auto" w:fill="FFFFFF"/>
              </w:rPr>
            </w:rPrChange>
          </w:rPr>
          <w:t>다운</w:t>
        </w:r>
      </w:ins>
      <w:ins w:id="97" w:author="재건 최" w:date="2019-12-10T13:14:00Z">
        <w:r>
          <w:rPr>
            <w:rFonts w:asciiTheme="majorHAnsi" w:eastAsiaTheme="majorHAnsi" w:hAnsiTheme="majorHAnsi" w:hint="eastAsia"/>
            <w:sz w:val="22"/>
            <w:szCs w:val="22"/>
            <w:shd w:val="clear" w:color="auto" w:fill="FFFFFF"/>
          </w:rPr>
          <w:t xml:space="preserve"> </w:t>
        </w:r>
      </w:ins>
      <w:ins w:id="98" w:author="재건 최" w:date="2019-12-10T13:15:00Z">
        <w:r>
          <w:rPr>
            <w:rFonts w:asciiTheme="majorHAnsi" w:eastAsiaTheme="majorHAnsi" w:hAnsiTheme="majorHAnsi" w:hint="eastAsia"/>
            <w:sz w:val="22"/>
            <w:szCs w:val="22"/>
            <w:shd w:val="clear" w:color="auto" w:fill="FFFFFF"/>
          </w:rPr>
          <w:t xml:space="preserve">및 </w:t>
        </w:r>
        <w:proofErr w:type="spellStart"/>
        <w:r>
          <w:rPr>
            <w:rFonts w:asciiTheme="majorHAnsi" w:eastAsiaTheme="majorHAnsi" w:hAnsiTheme="majorHAnsi" w:hint="eastAsia"/>
            <w:sz w:val="22"/>
            <w:szCs w:val="22"/>
            <w:shd w:val="clear" w:color="auto" w:fill="FFFFFF"/>
          </w:rPr>
          <w:t>c</w:t>
        </w:r>
        <w:r>
          <w:rPr>
            <w:rFonts w:asciiTheme="majorHAnsi" w:eastAsiaTheme="majorHAnsi" w:hAnsiTheme="majorHAnsi"/>
            <w:sz w:val="22"/>
            <w:szCs w:val="22"/>
            <w:shd w:val="clear" w:color="auto" w:fill="FFFFFF"/>
          </w:rPr>
          <w:t>olab</w:t>
        </w:r>
        <w:proofErr w:type="spellEnd"/>
        <w:r>
          <w:rPr>
            <w:rFonts w:asciiTheme="majorHAnsi" w:eastAsiaTheme="majorHAnsi" w:hAnsiTheme="majorHAnsi"/>
            <w:sz w:val="22"/>
            <w:szCs w:val="22"/>
            <w:shd w:val="clear" w:color="auto" w:fill="FFFFFF"/>
          </w:rPr>
          <w:t xml:space="preserve"> </w:t>
        </w:r>
        <w:r>
          <w:rPr>
            <w:rFonts w:asciiTheme="majorHAnsi" w:eastAsiaTheme="majorHAnsi" w:hAnsiTheme="majorHAnsi" w:hint="eastAsia"/>
            <w:sz w:val="22"/>
            <w:szCs w:val="22"/>
            <w:shd w:val="clear" w:color="auto" w:fill="FFFFFF"/>
          </w:rPr>
          <w:t>연동</w:t>
        </w:r>
      </w:ins>
    </w:p>
    <w:p w14:paraId="595E7DD7" w14:textId="77777777" w:rsidR="00F140FC" w:rsidRPr="00396C5A" w:rsidRDefault="00F140FC">
      <w:pPr>
        <w:pStyle w:val="a3"/>
        <w:snapToGrid/>
        <w:ind w:firstLine="760"/>
        <w:rPr>
          <w:ins w:id="99" w:author="재건 최" w:date="2019-12-10T13:11:00Z"/>
          <w:rFonts w:asciiTheme="majorHAnsi" w:eastAsiaTheme="majorHAnsi" w:hAnsiTheme="majorHAnsi"/>
          <w:b/>
          <w:bCs/>
          <w:szCs w:val="22"/>
          <w:shd w:val="clear" w:color="auto" w:fill="FFFFFF"/>
        </w:rPr>
        <w:pPrChange w:id="100" w:author="재건 최" w:date="2019-12-10T13:11:00Z">
          <w:pPr>
            <w:pStyle w:val="a3"/>
            <w:snapToGrid/>
          </w:pPr>
        </w:pPrChange>
      </w:pPr>
      <w:ins w:id="101" w:author="재건 최" w:date="2019-12-10T13:11:00Z">
        <w:r w:rsidRPr="00396C5A">
          <w:rPr>
            <w:rFonts w:asciiTheme="majorHAnsi" w:eastAsiaTheme="majorHAnsi" w:hAnsiTheme="majorHAnsi"/>
            <w:b/>
            <w:bCs/>
            <w:szCs w:val="22"/>
            <w:shd w:val="clear" w:color="auto" w:fill="FFFFFF"/>
          </w:rPr>
          <w:lastRenderedPageBreak/>
          <w:t>Word Representation</w:t>
        </w:r>
      </w:ins>
    </w:p>
    <w:p w14:paraId="190E782D" w14:textId="77777777" w:rsidR="00F140FC" w:rsidRDefault="00F140FC">
      <w:pPr>
        <w:pStyle w:val="a3"/>
        <w:snapToGrid/>
        <w:jc w:val="center"/>
        <w:rPr>
          <w:ins w:id="102" w:author="재건 최" w:date="2019-12-10T13:11:00Z"/>
          <w:rFonts w:asciiTheme="majorHAnsi" w:eastAsiaTheme="majorHAnsi" w:hAnsiTheme="majorHAnsi"/>
          <w:b/>
          <w:bCs/>
          <w:sz w:val="22"/>
          <w:szCs w:val="22"/>
          <w:shd w:val="clear" w:color="auto" w:fill="FFFFFF"/>
        </w:rPr>
        <w:pPrChange w:id="103" w:author="재건 최" w:date="2019-12-10T13:11:00Z">
          <w:pPr>
            <w:pStyle w:val="a3"/>
            <w:snapToGrid/>
          </w:pPr>
        </w:pPrChange>
      </w:pPr>
      <w:ins w:id="104" w:author="재건 최" w:date="2019-12-10T13:11:00Z">
        <w:r>
          <w:rPr>
            <w:noProof/>
          </w:rPr>
          <w:drawing>
            <wp:inline distT="0" distB="0" distL="0" distR="0" wp14:anchorId="56F11AD3" wp14:editId="3F1372ED">
              <wp:extent cx="4817110" cy="1592580"/>
              <wp:effectExtent l="0" t="0" r="2540" b="762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5395" b="29279"/>
                      <a:stretch/>
                    </pic:blipFill>
                    <pic:spPr bwMode="auto">
                      <a:xfrm>
                        <a:off x="0" y="0"/>
                        <a:ext cx="4817110" cy="1592580"/>
                      </a:xfrm>
                      <a:prstGeom prst="rect">
                        <a:avLst/>
                      </a:prstGeom>
                      <a:ln>
                        <a:noFill/>
                      </a:ln>
                      <a:extLst>
                        <a:ext uri="{53640926-AAD7-44D8-BBD7-CCE9431645EC}">
                          <a14:shadowObscured xmlns:a14="http://schemas.microsoft.com/office/drawing/2010/main"/>
                        </a:ext>
                      </a:extLst>
                    </pic:spPr>
                  </pic:pic>
                </a:graphicData>
              </a:graphic>
            </wp:inline>
          </w:drawing>
        </w:r>
      </w:ins>
    </w:p>
    <w:p w14:paraId="5B250C5F" w14:textId="4EFF50E5" w:rsidR="00F140FC" w:rsidRPr="00396C5A" w:rsidRDefault="00F140FC">
      <w:pPr>
        <w:pStyle w:val="a3"/>
        <w:snapToGrid/>
        <w:ind w:left="760"/>
        <w:rPr>
          <w:ins w:id="105" w:author="재건 최" w:date="2019-12-10T13:11:00Z"/>
          <w:rFonts w:asciiTheme="majorHAnsi" w:eastAsiaTheme="majorHAnsi" w:hAnsiTheme="majorHAnsi"/>
          <w:bCs/>
          <w:szCs w:val="22"/>
          <w:shd w:val="clear" w:color="auto" w:fill="FFFFFF"/>
        </w:rPr>
        <w:pPrChange w:id="106" w:author="재건 최" w:date="2019-12-10T13:11:00Z">
          <w:pPr>
            <w:pStyle w:val="a3"/>
            <w:numPr>
              <w:numId w:val="3"/>
            </w:numPr>
            <w:snapToGrid/>
            <w:ind w:left="760" w:hanging="360"/>
          </w:pPr>
        </w:pPrChange>
      </w:pPr>
      <w:ins w:id="107" w:author="재건 최" w:date="2019-12-10T13:11:00Z">
        <w:r>
          <w:rPr>
            <w:rFonts w:asciiTheme="majorHAnsi" w:eastAsiaTheme="majorHAnsi" w:hAnsiTheme="majorHAnsi"/>
            <w:bCs/>
            <w:szCs w:val="22"/>
            <w:shd w:val="clear" w:color="auto" w:fill="FFFFFF"/>
          </w:rPr>
          <w:t xml:space="preserve">1. </w:t>
        </w:r>
        <w:proofErr w:type="spellStart"/>
        <w:r w:rsidRPr="00396C5A">
          <w:rPr>
            <w:rFonts w:asciiTheme="majorHAnsi" w:eastAsiaTheme="majorHAnsi" w:hAnsiTheme="majorHAnsi"/>
            <w:bCs/>
            <w:szCs w:val="22"/>
            <w:shd w:val="clear" w:color="auto" w:fill="FFFFFF"/>
          </w:rPr>
          <w:t>Fasttext</w:t>
        </w:r>
        <w:proofErr w:type="spellEnd"/>
        <w:r w:rsidRPr="00396C5A">
          <w:rPr>
            <w:rFonts w:asciiTheme="majorHAnsi" w:eastAsiaTheme="majorHAnsi" w:hAnsiTheme="majorHAnsi"/>
            <w:bCs/>
            <w:szCs w:val="22"/>
            <w:shd w:val="clear" w:color="auto" w:fill="FFFFFF"/>
          </w:rPr>
          <w:t xml:space="preserve"> </w:t>
        </w:r>
        <w:r w:rsidRPr="00396C5A">
          <w:rPr>
            <w:rFonts w:asciiTheme="majorHAnsi" w:eastAsiaTheme="majorHAnsi" w:hAnsiTheme="majorHAnsi" w:hint="eastAsia"/>
            <w:bCs/>
            <w:szCs w:val="22"/>
            <w:shd w:val="clear" w:color="auto" w:fill="FFFFFF"/>
          </w:rPr>
          <w:t>홈페이지에서</w:t>
        </w:r>
        <w:r w:rsidRPr="00396C5A">
          <w:rPr>
            <w:rFonts w:asciiTheme="majorHAnsi" w:eastAsiaTheme="majorHAnsi" w:hAnsiTheme="majorHAnsi"/>
            <w:bCs/>
            <w:szCs w:val="22"/>
            <w:shd w:val="clear" w:color="auto" w:fill="FFFFFF"/>
          </w:rPr>
          <w:t xml:space="preserve"> 사전에 학습된 한국어 데이터를 </w:t>
        </w:r>
        <w:proofErr w:type="spellStart"/>
        <w:r w:rsidRPr="00396C5A">
          <w:rPr>
            <w:rFonts w:asciiTheme="majorHAnsi" w:eastAsiaTheme="majorHAnsi" w:hAnsiTheme="majorHAnsi"/>
            <w:bCs/>
            <w:szCs w:val="22"/>
            <w:shd w:val="clear" w:color="auto" w:fill="FFFFFF"/>
          </w:rPr>
          <w:t>colab</w:t>
        </w:r>
        <w:proofErr w:type="spellEnd"/>
        <w:r w:rsidRPr="00396C5A">
          <w:rPr>
            <w:rFonts w:asciiTheme="majorHAnsi" w:eastAsiaTheme="majorHAnsi" w:hAnsiTheme="majorHAnsi" w:hint="eastAsia"/>
            <w:bCs/>
            <w:szCs w:val="22"/>
            <w:shd w:val="clear" w:color="auto" w:fill="FFFFFF"/>
          </w:rPr>
          <w:t>에</w:t>
        </w:r>
        <w:r w:rsidRPr="00396C5A">
          <w:rPr>
            <w:rFonts w:asciiTheme="majorHAnsi" w:eastAsiaTheme="majorHAnsi" w:hAnsiTheme="majorHAnsi"/>
            <w:bCs/>
            <w:szCs w:val="22"/>
            <w:shd w:val="clear" w:color="auto" w:fill="FFFFFF"/>
          </w:rPr>
          <w:t xml:space="preserve"> </w:t>
        </w:r>
        <w:r w:rsidRPr="00396C5A">
          <w:rPr>
            <w:rFonts w:asciiTheme="majorHAnsi" w:eastAsiaTheme="majorHAnsi" w:hAnsiTheme="majorHAnsi" w:hint="eastAsia"/>
            <w:bCs/>
            <w:szCs w:val="22"/>
            <w:shd w:val="clear" w:color="auto" w:fill="FFFFFF"/>
          </w:rPr>
          <w:t>다운</w:t>
        </w:r>
      </w:ins>
    </w:p>
    <w:p w14:paraId="375870EE" w14:textId="785FBB9F" w:rsidR="00F140FC" w:rsidRDefault="00F140FC" w:rsidP="00F140FC">
      <w:pPr>
        <w:pStyle w:val="a3"/>
        <w:snapToGrid/>
        <w:ind w:left="760"/>
        <w:rPr>
          <w:ins w:id="108" w:author="재건 최" w:date="2019-12-10T13:13:00Z"/>
          <w:rFonts w:asciiTheme="majorHAnsi" w:eastAsiaTheme="majorHAnsi" w:hAnsiTheme="majorHAnsi"/>
          <w:bCs/>
          <w:szCs w:val="22"/>
          <w:shd w:val="clear" w:color="auto" w:fill="FFFFFF"/>
        </w:rPr>
      </w:pPr>
      <w:ins w:id="109" w:author="재건 최" w:date="2019-12-10T13:11:00Z">
        <w:r>
          <w:rPr>
            <w:rFonts w:asciiTheme="majorHAnsi" w:eastAsiaTheme="majorHAnsi" w:hAnsiTheme="majorHAnsi" w:hint="eastAsia"/>
            <w:bCs/>
            <w:szCs w:val="22"/>
            <w:shd w:val="clear" w:color="auto" w:fill="FFFFFF"/>
          </w:rPr>
          <w:t>2</w:t>
        </w:r>
        <w:r>
          <w:rPr>
            <w:rFonts w:asciiTheme="majorHAnsi" w:eastAsiaTheme="majorHAnsi" w:hAnsiTheme="majorHAnsi"/>
            <w:bCs/>
            <w:szCs w:val="22"/>
            <w:shd w:val="clear" w:color="auto" w:fill="FFFFFF"/>
          </w:rPr>
          <w:t xml:space="preserve">. </w:t>
        </w:r>
        <w:r w:rsidRPr="00396C5A">
          <w:rPr>
            <w:rFonts w:asciiTheme="majorHAnsi" w:eastAsiaTheme="majorHAnsi" w:hAnsiTheme="majorHAnsi" w:hint="eastAsia"/>
            <w:bCs/>
            <w:szCs w:val="22"/>
            <w:shd w:val="clear" w:color="auto" w:fill="FFFFFF"/>
          </w:rPr>
          <w:t>다운받은</w:t>
        </w:r>
        <w:r w:rsidRPr="00396C5A">
          <w:rPr>
            <w:rFonts w:asciiTheme="majorHAnsi" w:eastAsiaTheme="majorHAnsi" w:hAnsiTheme="majorHAnsi"/>
            <w:bCs/>
            <w:szCs w:val="22"/>
            <w:shd w:val="clear" w:color="auto" w:fill="FFFFFF"/>
          </w:rPr>
          <w:t xml:space="preserve"> cc.ko.300.bin.gz</w:t>
        </w:r>
        <w:r w:rsidRPr="00396C5A">
          <w:rPr>
            <w:rFonts w:asciiTheme="majorHAnsi" w:eastAsiaTheme="majorHAnsi" w:hAnsiTheme="majorHAnsi" w:hint="eastAsia"/>
            <w:bCs/>
            <w:szCs w:val="22"/>
            <w:shd w:val="clear" w:color="auto" w:fill="FFFFFF"/>
          </w:rPr>
          <w:t>파일의</w:t>
        </w:r>
        <w:r w:rsidRPr="00396C5A">
          <w:rPr>
            <w:rFonts w:asciiTheme="majorHAnsi" w:eastAsiaTheme="majorHAnsi" w:hAnsiTheme="majorHAnsi"/>
            <w:bCs/>
            <w:szCs w:val="22"/>
            <w:shd w:val="clear" w:color="auto" w:fill="FFFFFF"/>
          </w:rPr>
          <w:t xml:space="preserve"> </w:t>
        </w:r>
        <w:r w:rsidRPr="00396C5A">
          <w:rPr>
            <w:rFonts w:asciiTheme="majorHAnsi" w:eastAsiaTheme="majorHAnsi" w:hAnsiTheme="majorHAnsi" w:hint="eastAsia"/>
            <w:bCs/>
            <w:szCs w:val="22"/>
            <w:shd w:val="clear" w:color="auto" w:fill="FFFFFF"/>
          </w:rPr>
          <w:t>압축을</w:t>
        </w:r>
        <w:r w:rsidRPr="00396C5A">
          <w:rPr>
            <w:rFonts w:asciiTheme="majorHAnsi" w:eastAsiaTheme="majorHAnsi" w:hAnsiTheme="majorHAnsi"/>
            <w:bCs/>
            <w:szCs w:val="22"/>
            <w:shd w:val="clear" w:color="auto" w:fill="FFFFFF"/>
          </w:rPr>
          <w:t xml:space="preserve"> </w:t>
        </w:r>
        <w:r w:rsidRPr="00396C5A">
          <w:rPr>
            <w:rFonts w:asciiTheme="majorHAnsi" w:eastAsiaTheme="majorHAnsi" w:hAnsiTheme="majorHAnsi" w:hint="eastAsia"/>
            <w:bCs/>
            <w:szCs w:val="22"/>
            <w:shd w:val="clear" w:color="auto" w:fill="FFFFFF"/>
          </w:rPr>
          <w:t>해제</w:t>
        </w:r>
      </w:ins>
    </w:p>
    <w:p w14:paraId="2481EB07" w14:textId="77777777" w:rsidR="00F140FC" w:rsidRPr="00F140FC" w:rsidRDefault="00F140FC" w:rsidP="00F140FC">
      <w:pPr>
        <w:pStyle w:val="a3"/>
        <w:snapToGrid/>
        <w:ind w:left="760"/>
        <w:rPr>
          <w:ins w:id="110" w:author="재건 최" w:date="2019-12-10T13:13:00Z"/>
          <w:rFonts w:asciiTheme="majorHAnsi" w:eastAsiaTheme="majorHAnsi" w:hAnsiTheme="majorHAnsi"/>
          <w:b/>
          <w:bCs/>
          <w:rPrChange w:id="111" w:author="재건 최" w:date="2019-12-10T13:13:00Z">
            <w:rPr>
              <w:ins w:id="112" w:author="재건 최" w:date="2019-12-10T13:13:00Z"/>
              <w:rFonts w:asciiTheme="majorHAnsi" w:eastAsiaTheme="majorHAnsi" w:hAnsiTheme="majorHAnsi"/>
            </w:rPr>
          </w:rPrChange>
        </w:rPr>
      </w:pPr>
      <w:ins w:id="113" w:author="재건 최" w:date="2019-12-10T13:13:00Z">
        <w:r w:rsidRPr="00F140FC">
          <w:rPr>
            <w:rFonts w:asciiTheme="majorHAnsi" w:eastAsiaTheme="majorHAnsi" w:hAnsiTheme="majorHAnsi" w:hint="eastAsia"/>
            <w:b/>
            <w:bCs/>
            <w:rPrChange w:id="114" w:author="재건 최" w:date="2019-12-10T13:13:00Z">
              <w:rPr>
                <w:rFonts w:asciiTheme="majorHAnsi" w:eastAsiaTheme="majorHAnsi" w:hAnsiTheme="majorHAnsi" w:hint="eastAsia"/>
              </w:rPr>
            </w:rPrChange>
          </w:rPr>
          <w:t>유사도</w:t>
        </w:r>
        <w:r w:rsidRPr="00F140FC">
          <w:rPr>
            <w:rFonts w:asciiTheme="majorHAnsi" w:eastAsiaTheme="majorHAnsi" w:hAnsiTheme="majorHAnsi"/>
            <w:b/>
            <w:bCs/>
            <w:rPrChange w:id="115" w:author="재건 최" w:date="2019-12-10T13:13:00Z">
              <w:rPr>
                <w:rFonts w:asciiTheme="majorHAnsi" w:eastAsiaTheme="majorHAnsi" w:hAnsiTheme="majorHAnsi"/>
              </w:rPr>
            </w:rPrChange>
          </w:rPr>
          <w:t xml:space="preserve"> </w:t>
        </w:r>
        <w:r w:rsidRPr="00F140FC">
          <w:rPr>
            <w:rFonts w:asciiTheme="majorHAnsi" w:eastAsiaTheme="majorHAnsi" w:hAnsiTheme="majorHAnsi" w:hint="eastAsia"/>
            <w:b/>
            <w:bCs/>
            <w:rPrChange w:id="116" w:author="재건 최" w:date="2019-12-10T13:13:00Z">
              <w:rPr>
                <w:rFonts w:asciiTheme="majorHAnsi" w:eastAsiaTheme="majorHAnsi" w:hAnsiTheme="majorHAnsi" w:hint="eastAsia"/>
              </w:rPr>
            </w:rPrChange>
          </w:rPr>
          <w:t>측정</w:t>
        </w:r>
      </w:ins>
    </w:p>
    <w:p w14:paraId="31E61F7D" w14:textId="77777777" w:rsidR="00F140FC" w:rsidRDefault="00F140FC">
      <w:pPr>
        <w:pStyle w:val="a3"/>
        <w:snapToGrid/>
        <w:jc w:val="center"/>
        <w:rPr>
          <w:ins w:id="117" w:author="재건 최" w:date="2019-12-10T13:12:00Z"/>
          <w:rFonts w:asciiTheme="majorHAnsi" w:eastAsiaTheme="majorHAnsi" w:hAnsiTheme="majorHAnsi"/>
        </w:rPr>
        <w:pPrChange w:id="118" w:author="재건 최" w:date="2019-12-10T13:12:00Z">
          <w:pPr>
            <w:pStyle w:val="a3"/>
            <w:snapToGrid/>
          </w:pPr>
        </w:pPrChange>
      </w:pPr>
      <w:ins w:id="119" w:author="재건 최" w:date="2019-12-10T13:12:00Z">
        <w:r>
          <w:rPr>
            <w:noProof/>
          </w:rPr>
          <w:drawing>
            <wp:inline distT="0" distB="0" distL="0" distR="0" wp14:anchorId="5858EB44" wp14:editId="67260B4F">
              <wp:extent cx="4602480" cy="1676400"/>
              <wp:effectExtent l="0" t="0" r="762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6896"/>
                      <a:stretch/>
                    </pic:blipFill>
                    <pic:spPr bwMode="auto">
                      <a:xfrm>
                        <a:off x="0" y="0"/>
                        <a:ext cx="4618838" cy="1682358"/>
                      </a:xfrm>
                      <a:prstGeom prst="rect">
                        <a:avLst/>
                      </a:prstGeom>
                      <a:ln>
                        <a:noFill/>
                      </a:ln>
                      <a:extLst>
                        <a:ext uri="{53640926-AAD7-44D8-BBD7-CCE9431645EC}">
                          <a14:shadowObscured xmlns:a14="http://schemas.microsoft.com/office/drawing/2010/main"/>
                        </a:ext>
                      </a:extLst>
                    </pic:spPr>
                  </pic:pic>
                </a:graphicData>
              </a:graphic>
            </wp:inline>
          </w:drawing>
        </w:r>
      </w:ins>
    </w:p>
    <w:p w14:paraId="6452D241" w14:textId="010CCCE4" w:rsidR="00F140FC" w:rsidRDefault="00F140FC">
      <w:pPr>
        <w:pStyle w:val="a3"/>
        <w:snapToGrid/>
        <w:ind w:left="400" w:firstLine="400"/>
        <w:rPr>
          <w:ins w:id="120" w:author="재건 최" w:date="2019-12-10T13:12:00Z"/>
          <w:rFonts w:asciiTheme="majorHAnsi" w:eastAsiaTheme="majorHAnsi" w:hAnsiTheme="majorHAnsi"/>
        </w:rPr>
        <w:pPrChange w:id="121" w:author="재건 최" w:date="2019-12-10T13:15:00Z">
          <w:pPr>
            <w:pStyle w:val="a3"/>
            <w:numPr>
              <w:numId w:val="3"/>
            </w:numPr>
            <w:snapToGrid/>
            <w:ind w:left="760" w:hanging="360"/>
          </w:pPr>
        </w:pPrChange>
      </w:pPr>
      <w:ins w:id="122" w:author="재건 최" w:date="2019-12-10T13:12:00Z">
        <w:r>
          <w:rPr>
            <w:rFonts w:asciiTheme="majorHAnsi" w:eastAsiaTheme="majorHAnsi" w:hAnsiTheme="majorHAnsi"/>
          </w:rPr>
          <w:t>Query word</w:t>
        </w:r>
        <w:r>
          <w:rPr>
            <w:rFonts w:asciiTheme="majorHAnsi" w:eastAsiaTheme="majorHAnsi" w:hAnsiTheme="majorHAnsi" w:hint="eastAsia"/>
          </w:rPr>
          <w:t>에 입력한 단어와 유사하거나 연관될수록 수치가 높게 나타남</w:t>
        </w:r>
      </w:ins>
    </w:p>
    <w:p w14:paraId="12A1284B" w14:textId="77777777" w:rsidR="00F140FC" w:rsidRPr="00F140FC" w:rsidRDefault="00F140FC">
      <w:pPr>
        <w:pStyle w:val="a3"/>
        <w:snapToGrid/>
        <w:ind w:left="760"/>
        <w:rPr>
          <w:ins w:id="123" w:author="재건 최" w:date="2019-12-10T13:11:00Z"/>
          <w:rFonts w:asciiTheme="majorHAnsi" w:eastAsiaTheme="majorHAnsi" w:hAnsiTheme="majorHAnsi"/>
          <w:bCs/>
          <w:szCs w:val="22"/>
          <w:shd w:val="clear" w:color="auto" w:fill="FFFFFF"/>
        </w:rPr>
        <w:pPrChange w:id="124" w:author="재건 최" w:date="2019-12-10T13:11:00Z">
          <w:pPr>
            <w:pStyle w:val="a3"/>
            <w:numPr>
              <w:numId w:val="3"/>
            </w:numPr>
            <w:snapToGrid/>
            <w:ind w:left="760" w:hanging="360"/>
          </w:pPr>
        </w:pPrChange>
      </w:pPr>
    </w:p>
    <w:p w14:paraId="292478BA" w14:textId="77777777" w:rsidR="00F140FC" w:rsidRPr="00396C5A" w:rsidRDefault="00F140FC">
      <w:pPr>
        <w:pStyle w:val="a3"/>
        <w:snapToGrid/>
        <w:ind w:firstLine="800"/>
        <w:rPr>
          <w:ins w:id="125" w:author="재건 최" w:date="2019-12-10T13:16:00Z"/>
          <w:rFonts w:asciiTheme="majorHAnsi" w:eastAsiaTheme="majorHAnsi" w:hAnsiTheme="majorHAnsi"/>
          <w:b/>
          <w:sz w:val="22"/>
        </w:rPr>
        <w:pPrChange w:id="126" w:author="재건 최" w:date="2019-12-10T13:16:00Z">
          <w:pPr>
            <w:pStyle w:val="a3"/>
            <w:snapToGrid/>
          </w:pPr>
        </w:pPrChange>
      </w:pPr>
      <w:ins w:id="127" w:author="재건 최" w:date="2019-12-10T13:16:00Z">
        <w:r>
          <w:rPr>
            <w:rFonts w:asciiTheme="majorHAnsi" w:eastAsiaTheme="majorHAnsi" w:hAnsiTheme="majorHAnsi" w:hint="eastAsia"/>
            <w:b/>
            <w:sz w:val="22"/>
          </w:rPr>
          <w:t>Text Classification</w:t>
        </w:r>
      </w:ins>
    </w:p>
    <w:p w14:paraId="77383E13" w14:textId="77777777" w:rsidR="00F140FC" w:rsidRDefault="00F140FC">
      <w:pPr>
        <w:pStyle w:val="a3"/>
        <w:snapToGrid/>
        <w:jc w:val="center"/>
        <w:rPr>
          <w:ins w:id="128" w:author="재건 최" w:date="2019-12-10T13:16:00Z"/>
          <w:rFonts w:asciiTheme="majorHAnsi" w:eastAsiaTheme="majorHAnsi" w:hAnsiTheme="majorHAnsi"/>
        </w:rPr>
        <w:pPrChange w:id="129" w:author="재건 최" w:date="2019-12-10T13:17:00Z">
          <w:pPr>
            <w:pStyle w:val="a3"/>
            <w:snapToGrid/>
          </w:pPr>
        </w:pPrChange>
      </w:pPr>
      <w:ins w:id="130" w:author="재건 최" w:date="2019-12-10T13:16:00Z">
        <w:r>
          <w:rPr>
            <w:noProof/>
          </w:rPr>
          <w:drawing>
            <wp:inline distT="0" distB="0" distL="0" distR="0" wp14:anchorId="43E0FF14" wp14:editId="77407A15">
              <wp:extent cx="4645660" cy="2324100"/>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0490" cy="2331519"/>
                      </a:xfrm>
                      <a:prstGeom prst="rect">
                        <a:avLst/>
                      </a:prstGeom>
                    </pic:spPr>
                  </pic:pic>
                </a:graphicData>
              </a:graphic>
            </wp:inline>
          </w:drawing>
        </w:r>
      </w:ins>
    </w:p>
    <w:p w14:paraId="43B25C2F" w14:textId="77777777" w:rsidR="00F140FC" w:rsidRDefault="00F140FC" w:rsidP="00F140FC">
      <w:pPr>
        <w:pStyle w:val="a3"/>
        <w:numPr>
          <w:ilvl w:val="0"/>
          <w:numId w:val="4"/>
        </w:numPr>
        <w:snapToGrid/>
        <w:rPr>
          <w:ins w:id="131" w:author="재건 최" w:date="2019-12-10T13:16:00Z"/>
          <w:rFonts w:asciiTheme="majorHAnsi" w:eastAsiaTheme="majorHAnsi" w:hAnsiTheme="majorHAnsi"/>
        </w:rPr>
      </w:pPr>
      <w:ins w:id="132" w:author="재건 최" w:date="2019-12-10T13:16:00Z">
        <w:r>
          <w:rPr>
            <w:rFonts w:asciiTheme="majorHAnsi" w:eastAsiaTheme="majorHAnsi" w:hAnsiTheme="majorHAnsi" w:hint="eastAsia"/>
          </w:rPr>
          <w:t xml:space="preserve">데이터셋을 다운받고 training set과 </w:t>
        </w:r>
        <w:r>
          <w:rPr>
            <w:rFonts w:asciiTheme="majorHAnsi" w:eastAsiaTheme="majorHAnsi" w:hAnsiTheme="majorHAnsi"/>
          </w:rPr>
          <w:t>testing set</w:t>
        </w:r>
        <w:r>
          <w:rPr>
            <w:rFonts w:asciiTheme="majorHAnsi" w:eastAsiaTheme="majorHAnsi" w:hAnsiTheme="majorHAnsi" w:hint="eastAsia"/>
          </w:rPr>
          <w:t>으로 나눔</w:t>
        </w:r>
      </w:ins>
    </w:p>
    <w:p w14:paraId="5C830656" w14:textId="77777777" w:rsidR="00F140FC" w:rsidRDefault="00F140FC">
      <w:pPr>
        <w:pStyle w:val="a3"/>
        <w:snapToGrid/>
        <w:jc w:val="center"/>
        <w:rPr>
          <w:ins w:id="133" w:author="재건 최" w:date="2019-12-10T13:16:00Z"/>
          <w:rFonts w:asciiTheme="majorHAnsi" w:eastAsiaTheme="majorHAnsi" w:hAnsiTheme="majorHAnsi"/>
        </w:rPr>
        <w:pPrChange w:id="134" w:author="재건 최" w:date="2019-12-10T13:17:00Z">
          <w:pPr>
            <w:pStyle w:val="a3"/>
            <w:snapToGrid/>
          </w:pPr>
        </w:pPrChange>
      </w:pPr>
      <w:ins w:id="135" w:author="재건 최" w:date="2019-12-10T13:16:00Z">
        <w:r>
          <w:rPr>
            <w:noProof/>
          </w:rPr>
          <w:lastRenderedPageBreak/>
          <w:drawing>
            <wp:inline distT="0" distB="0" distL="0" distR="0" wp14:anchorId="70EE80C2" wp14:editId="1948BBC9">
              <wp:extent cx="4572000" cy="2113280"/>
              <wp:effectExtent l="0" t="0" r="0" b="127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2665"/>
                      <a:stretch/>
                    </pic:blipFill>
                    <pic:spPr bwMode="auto">
                      <a:xfrm>
                        <a:off x="0" y="0"/>
                        <a:ext cx="4589230" cy="2121244"/>
                      </a:xfrm>
                      <a:prstGeom prst="rect">
                        <a:avLst/>
                      </a:prstGeom>
                      <a:ln>
                        <a:noFill/>
                      </a:ln>
                      <a:extLst>
                        <a:ext uri="{53640926-AAD7-44D8-BBD7-CCE9431645EC}">
                          <a14:shadowObscured xmlns:a14="http://schemas.microsoft.com/office/drawing/2010/main"/>
                        </a:ext>
                      </a:extLst>
                    </pic:spPr>
                  </pic:pic>
                </a:graphicData>
              </a:graphic>
            </wp:inline>
          </w:drawing>
        </w:r>
      </w:ins>
    </w:p>
    <w:p w14:paraId="2996F739" w14:textId="2361BC90" w:rsidR="00F140FC" w:rsidRDefault="00F140FC">
      <w:pPr>
        <w:pStyle w:val="a3"/>
        <w:snapToGrid/>
        <w:ind w:firstLine="800"/>
        <w:rPr>
          <w:ins w:id="136" w:author="재건 최" w:date="2019-12-10T13:16:00Z"/>
          <w:rFonts w:asciiTheme="majorHAnsi" w:eastAsiaTheme="majorHAnsi" w:hAnsiTheme="majorHAnsi"/>
        </w:rPr>
        <w:pPrChange w:id="137" w:author="재건 최" w:date="2019-12-10T13:18:00Z">
          <w:pPr>
            <w:pStyle w:val="a3"/>
            <w:numPr>
              <w:numId w:val="4"/>
            </w:numPr>
            <w:snapToGrid/>
            <w:ind w:left="1160" w:hanging="360"/>
          </w:pPr>
        </w:pPrChange>
      </w:pPr>
      <w:ins w:id="138" w:author="재건 최" w:date="2019-12-10T13:18:00Z">
        <w:r>
          <w:rPr>
            <w:rFonts w:asciiTheme="majorHAnsi" w:eastAsiaTheme="majorHAnsi" w:hAnsiTheme="majorHAnsi"/>
          </w:rPr>
          <w:t xml:space="preserve">2. </w:t>
        </w:r>
      </w:ins>
      <w:ins w:id="139" w:author="재건 최" w:date="2019-12-10T13:16:00Z">
        <w:r>
          <w:rPr>
            <w:rFonts w:asciiTheme="majorHAnsi" w:eastAsiaTheme="majorHAnsi" w:hAnsiTheme="majorHAnsi" w:hint="eastAsia"/>
          </w:rPr>
          <w:t xml:space="preserve">Query </w:t>
        </w:r>
        <w:r>
          <w:rPr>
            <w:rFonts w:asciiTheme="majorHAnsi" w:eastAsiaTheme="majorHAnsi" w:hAnsiTheme="majorHAnsi"/>
          </w:rPr>
          <w:t>sentence</w:t>
        </w:r>
        <w:r>
          <w:rPr>
            <w:rFonts w:asciiTheme="majorHAnsi" w:eastAsiaTheme="majorHAnsi" w:hAnsiTheme="majorHAnsi" w:hint="eastAsia"/>
          </w:rPr>
          <w:t>를 입력하면 label에 따라 분류</w:t>
        </w:r>
      </w:ins>
    </w:p>
    <w:p w14:paraId="1F97015A" w14:textId="75FB3874" w:rsidR="00F140FC" w:rsidRDefault="00F140FC">
      <w:pPr>
        <w:pStyle w:val="a3"/>
        <w:snapToGrid/>
        <w:ind w:firstLine="800"/>
        <w:rPr>
          <w:ins w:id="140" w:author="재건 최" w:date="2019-12-10T13:16:00Z"/>
          <w:rFonts w:asciiTheme="majorHAnsi" w:eastAsiaTheme="majorHAnsi" w:hAnsiTheme="majorHAnsi"/>
        </w:rPr>
        <w:pPrChange w:id="141" w:author="재건 최" w:date="2019-12-10T13:18:00Z">
          <w:pPr>
            <w:pStyle w:val="a3"/>
            <w:numPr>
              <w:numId w:val="4"/>
            </w:numPr>
            <w:snapToGrid/>
            <w:ind w:left="1160" w:hanging="360"/>
          </w:pPr>
        </w:pPrChange>
      </w:pPr>
      <w:ins w:id="142" w:author="재건 최" w:date="2019-12-10T13:18:00Z">
        <w:r>
          <w:rPr>
            <w:rFonts w:asciiTheme="majorHAnsi" w:eastAsiaTheme="majorHAnsi" w:hAnsiTheme="majorHAnsi"/>
          </w:rPr>
          <w:t xml:space="preserve">3. </w:t>
        </w:r>
      </w:ins>
      <w:ins w:id="143" w:author="재건 최" w:date="2019-12-10T13:16:00Z">
        <w:r>
          <w:rPr>
            <w:rFonts w:asciiTheme="majorHAnsi" w:eastAsiaTheme="majorHAnsi" w:hAnsiTheme="majorHAnsi" w:hint="eastAsia"/>
          </w:rPr>
          <w:t xml:space="preserve">precision과 </w:t>
        </w:r>
        <w:r>
          <w:rPr>
            <w:rFonts w:asciiTheme="majorHAnsi" w:eastAsiaTheme="majorHAnsi" w:hAnsiTheme="majorHAnsi"/>
          </w:rPr>
          <w:t>recall</w:t>
        </w:r>
      </w:ins>
      <w:ins w:id="144" w:author="재건 최" w:date="2019-12-10T13:18:00Z">
        <w:r>
          <w:rPr>
            <w:rFonts w:asciiTheme="majorHAnsi" w:eastAsiaTheme="majorHAnsi" w:hAnsiTheme="majorHAnsi" w:hint="eastAsia"/>
          </w:rPr>
          <w:t>을</w:t>
        </w:r>
      </w:ins>
      <w:ins w:id="145" w:author="재건 최" w:date="2019-12-10T13:16:00Z">
        <w:r>
          <w:rPr>
            <w:rFonts w:asciiTheme="majorHAnsi" w:eastAsiaTheme="majorHAnsi" w:hAnsiTheme="majorHAnsi" w:hint="eastAsia"/>
          </w:rPr>
          <w:t xml:space="preserve"> </w:t>
        </w:r>
      </w:ins>
      <w:ins w:id="146" w:author="재건 최" w:date="2019-12-10T13:18:00Z">
        <w:r>
          <w:rPr>
            <w:rFonts w:asciiTheme="majorHAnsi" w:eastAsiaTheme="majorHAnsi" w:hAnsiTheme="majorHAnsi" w:hint="eastAsia"/>
          </w:rPr>
          <w:t>출력</w:t>
        </w:r>
      </w:ins>
    </w:p>
    <w:p w14:paraId="6261FBDB" w14:textId="77777777" w:rsidR="00F140FC" w:rsidRDefault="00F140FC">
      <w:pPr>
        <w:pStyle w:val="a3"/>
        <w:snapToGrid/>
        <w:jc w:val="center"/>
        <w:rPr>
          <w:ins w:id="147" w:author="재건 최" w:date="2019-12-10T13:16:00Z"/>
          <w:rFonts w:asciiTheme="majorHAnsi" w:eastAsiaTheme="majorHAnsi" w:hAnsiTheme="majorHAnsi"/>
        </w:rPr>
        <w:pPrChange w:id="148" w:author="재건 최" w:date="2019-12-10T13:18:00Z">
          <w:pPr>
            <w:pStyle w:val="a3"/>
            <w:snapToGrid/>
          </w:pPr>
        </w:pPrChange>
      </w:pPr>
      <w:ins w:id="149" w:author="재건 최" w:date="2019-12-10T13:16:00Z">
        <w:r>
          <w:rPr>
            <w:noProof/>
          </w:rPr>
          <w:drawing>
            <wp:inline distT="0" distB="0" distL="0" distR="0" wp14:anchorId="73FB5BB4" wp14:editId="5B4EB0EC">
              <wp:extent cx="4657088" cy="21183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3220"/>
                      <a:stretch/>
                    </pic:blipFill>
                    <pic:spPr bwMode="auto">
                      <a:xfrm>
                        <a:off x="0" y="0"/>
                        <a:ext cx="4657143" cy="2118385"/>
                      </a:xfrm>
                      <a:prstGeom prst="rect">
                        <a:avLst/>
                      </a:prstGeom>
                      <a:ln>
                        <a:noFill/>
                      </a:ln>
                      <a:extLst>
                        <a:ext uri="{53640926-AAD7-44D8-BBD7-CCE9431645EC}">
                          <a14:shadowObscured xmlns:a14="http://schemas.microsoft.com/office/drawing/2010/main"/>
                        </a:ext>
                      </a:extLst>
                    </pic:spPr>
                  </pic:pic>
                </a:graphicData>
              </a:graphic>
            </wp:inline>
          </w:drawing>
        </w:r>
      </w:ins>
    </w:p>
    <w:p w14:paraId="6407F7C5" w14:textId="77777777" w:rsidR="00F140FC" w:rsidRDefault="00F140FC">
      <w:pPr>
        <w:pStyle w:val="a3"/>
        <w:snapToGrid/>
        <w:jc w:val="center"/>
        <w:rPr>
          <w:ins w:id="150" w:author="재건 최" w:date="2019-12-10T13:16:00Z"/>
          <w:rFonts w:asciiTheme="majorHAnsi" w:eastAsiaTheme="majorHAnsi" w:hAnsiTheme="majorHAnsi"/>
        </w:rPr>
        <w:pPrChange w:id="151" w:author="재건 최" w:date="2019-12-10T13:18:00Z">
          <w:pPr>
            <w:pStyle w:val="a3"/>
            <w:snapToGrid/>
          </w:pPr>
        </w:pPrChange>
      </w:pPr>
      <w:ins w:id="152" w:author="재건 최" w:date="2019-12-10T13:16:00Z">
        <w:r>
          <w:rPr>
            <w:noProof/>
          </w:rPr>
          <w:drawing>
            <wp:inline distT="0" distB="0" distL="0" distR="0" wp14:anchorId="6B5A0CBB" wp14:editId="23D05EEA">
              <wp:extent cx="4740910" cy="1920240"/>
              <wp:effectExtent l="0" t="0" r="2540" b="381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0346"/>
                      <a:stretch/>
                    </pic:blipFill>
                    <pic:spPr bwMode="auto">
                      <a:xfrm>
                        <a:off x="0" y="0"/>
                        <a:ext cx="4740910" cy="1920240"/>
                      </a:xfrm>
                      <a:prstGeom prst="rect">
                        <a:avLst/>
                      </a:prstGeom>
                      <a:ln>
                        <a:noFill/>
                      </a:ln>
                      <a:extLst>
                        <a:ext uri="{53640926-AAD7-44D8-BBD7-CCE9431645EC}">
                          <a14:shadowObscured xmlns:a14="http://schemas.microsoft.com/office/drawing/2010/main"/>
                        </a:ext>
                      </a:extLst>
                    </pic:spPr>
                  </pic:pic>
                </a:graphicData>
              </a:graphic>
            </wp:inline>
          </w:drawing>
        </w:r>
      </w:ins>
    </w:p>
    <w:p w14:paraId="20B91A08" w14:textId="77777777" w:rsidR="00F140FC" w:rsidRDefault="00F140FC">
      <w:pPr>
        <w:pStyle w:val="a3"/>
        <w:snapToGrid/>
        <w:jc w:val="center"/>
        <w:rPr>
          <w:ins w:id="153" w:author="재건 최" w:date="2019-12-10T13:16:00Z"/>
          <w:rFonts w:asciiTheme="majorHAnsi" w:eastAsiaTheme="majorHAnsi" w:hAnsiTheme="majorHAnsi"/>
        </w:rPr>
        <w:pPrChange w:id="154" w:author="재건 최" w:date="2019-12-10T13:19:00Z">
          <w:pPr>
            <w:pStyle w:val="a3"/>
            <w:snapToGrid/>
          </w:pPr>
        </w:pPrChange>
      </w:pPr>
      <w:ins w:id="155" w:author="재건 최" w:date="2019-12-10T13:16:00Z">
        <w:r>
          <w:rPr>
            <w:noProof/>
          </w:rPr>
          <w:drawing>
            <wp:inline distT="0" distB="0" distL="0" distR="0" wp14:anchorId="44FFF1FB" wp14:editId="0C6C64DD">
              <wp:extent cx="4417879" cy="1112520"/>
              <wp:effectExtent l="0" t="0" r="190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0931"/>
                      <a:stretch/>
                    </pic:blipFill>
                    <pic:spPr bwMode="auto">
                      <a:xfrm>
                        <a:off x="0" y="0"/>
                        <a:ext cx="4442914" cy="1118824"/>
                      </a:xfrm>
                      <a:prstGeom prst="rect">
                        <a:avLst/>
                      </a:prstGeom>
                      <a:ln>
                        <a:noFill/>
                      </a:ln>
                      <a:extLst>
                        <a:ext uri="{53640926-AAD7-44D8-BBD7-CCE9431645EC}">
                          <a14:shadowObscured xmlns:a14="http://schemas.microsoft.com/office/drawing/2010/main"/>
                        </a:ext>
                      </a:extLst>
                    </pic:spPr>
                  </pic:pic>
                </a:graphicData>
              </a:graphic>
            </wp:inline>
          </w:drawing>
        </w:r>
      </w:ins>
    </w:p>
    <w:p w14:paraId="78287A19" w14:textId="3DA541E3" w:rsidR="00F140FC" w:rsidRDefault="002A39C0" w:rsidP="002A39C0">
      <w:pPr>
        <w:pStyle w:val="a3"/>
        <w:snapToGrid/>
        <w:ind w:firstLine="800"/>
        <w:rPr>
          <w:ins w:id="156" w:author="재건 최" w:date="2019-12-10T13:16:00Z"/>
          <w:rFonts w:asciiTheme="majorHAnsi" w:eastAsiaTheme="majorHAnsi" w:hAnsiTheme="majorHAnsi"/>
        </w:rPr>
      </w:pPr>
      <w:r>
        <w:rPr>
          <w:rFonts w:asciiTheme="majorHAnsi" w:eastAsiaTheme="majorHAnsi" w:hAnsiTheme="majorHAnsi" w:hint="eastAsia"/>
        </w:rPr>
        <w:t>4</w:t>
      </w:r>
      <w:r>
        <w:rPr>
          <w:rFonts w:asciiTheme="majorHAnsi" w:eastAsiaTheme="majorHAnsi" w:hAnsiTheme="majorHAnsi"/>
        </w:rPr>
        <w:t xml:space="preserve">. </w:t>
      </w:r>
      <w:ins w:id="157" w:author="재건 최" w:date="2019-12-10T13:16:00Z">
        <w:r w:rsidR="00F140FC">
          <w:rPr>
            <w:rFonts w:asciiTheme="majorHAnsi" w:eastAsiaTheme="majorHAnsi" w:hAnsiTheme="majorHAnsi" w:hint="eastAsia"/>
          </w:rPr>
          <w:t>옵션 설정(epoch</w:t>
        </w:r>
        <w:r w:rsidR="00F140FC">
          <w:rPr>
            <w:rFonts w:asciiTheme="majorHAnsi" w:eastAsiaTheme="majorHAnsi" w:hAnsiTheme="majorHAnsi"/>
          </w:rPr>
          <w:t xml:space="preserve">, learning rate, </w:t>
        </w:r>
        <w:proofErr w:type="spellStart"/>
        <w:r w:rsidR="00F140FC">
          <w:rPr>
            <w:rFonts w:asciiTheme="majorHAnsi" w:eastAsiaTheme="majorHAnsi" w:hAnsiTheme="majorHAnsi"/>
          </w:rPr>
          <w:t>word</w:t>
        </w:r>
        <w:r w:rsidR="00F140FC">
          <w:rPr>
            <w:rFonts w:asciiTheme="majorHAnsi" w:eastAsiaTheme="majorHAnsi" w:hAnsiTheme="majorHAnsi" w:hint="eastAsia"/>
          </w:rPr>
          <w:t>N</w:t>
        </w:r>
        <w:r w:rsidR="00F140FC">
          <w:rPr>
            <w:rFonts w:asciiTheme="majorHAnsi" w:eastAsiaTheme="majorHAnsi" w:hAnsiTheme="majorHAnsi"/>
          </w:rPr>
          <w:t>gram</w:t>
        </w:r>
        <w:proofErr w:type="spellEnd"/>
        <w:r w:rsidR="00F140FC">
          <w:rPr>
            <w:rFonts w:asciiTheme="majorHAnsi" w:eastAsiaTheme="majorHAnsi" w:hAnsiTheme="majorHAnsi"/>
          </w:rPr>
          <w:t>, loss(</w:t>
        </w:r>
        <w:r w:rsidR="00F140FC">
          <w:rPr>
            <w:rFonts w:asciiTheme="majorHAnsi" w:eastAsiaTheme="majorHAnsi" w:hAnsiTheme="majorHAnsi" w:hint="eastAsia"/>
          </w:rPr>
          <w:t>손실함수)</w:t>
        </w:r>
        <w:r w:rsidR="00F140FC">
          <w:rPr>
            <w:rFonts w:asciiTheme="majorHAnsi" w:eastAsiaTheme="majorHAnsi" w:hAnsiTheme="majorHAnsi"/>
          </w:rPr>
          <w:t>)</w:t>
        </w:r>
      </w:ins>
    </w:p>
    <w:p w14:paraId="402BF98B" w14:textId="0BD6029D" w:rsidR="00F140FC" w:rsidRPr="00F140FC" w:rsidDel="00D7249C" w:rsidRDefault="00F140FC" w:rsidP="008B5FBE">
      <w:pPr>
        <w:pStyle w:val="a3"/>
        <w:snapToGrid/>
        <w:rPr>
          <w:del w:id="158" w:author="재건 최" w:date="2019-12-10T13:20:00Z"/>
          <w:rFonts w:asciiTheme="majorHAnsi" w:eastAsiaTheme="majorHAnsi" w:hAnsiTheme="majorHAnsi"/>
        </w:rPr>
      </w:pPr>
    </w:p>
    <w:p w14:paraId="2DB07E6E" w14:textId="2C2EFF14" w:rsidR="008B5FBE" w:rsidRPr="00757F1C" w:rsidDel="00D7249C" w:rsidRDefault="008B5FBE" w:rsidP="008B5FBE">
      <w:pPr>
        <w:pStyle w:val="a3"/>
        <w:snapToGrid/>
        <w:rPr>
          <w:del w:id="159" w:author="재건 최" w:date="2019-12-10T13:20:00Z"/>
          <w:rFonts w:asciiTheme="majorHAnsi" w:eastAsiaTheme="majorHAnsi" w:hAnsiTheme="majorHAnsi"/>
        </w:rPr>
      </w:pPr>
    </w:p>
    <w:p w14:paraId="66EF192D" w14:textId="18C829A1" w:rsidR="008B5FBE" w:rsidRPr="00757F1C" w:rsidRDefault="00AC6143">
      <w:pPr>
        <w:pStyle w:val="a3"/>
        <w:snapToGrid/>
        <w:ind w:firstLine="800"/>
        <w:rPr>
          <w:rFonts w:asciiTheme="majorHAnsi" w:eastAsiaTheme="majorHAnsi" w:hAnsiTheme="majorHAnsi"/>
        </w:rPr>
        <w:pPrChange w:id="160" w:author="재건 최" w:date="2019-12-10T12:54:00Z">
          <w:pPr>
            <w:pStyle w:val="a3"/>
            <w:snapToGrid/>
          </w:pPr>
        </w:pPrChange>
      </w:pPr>
      <w:ins w:id="161" w:author="재건 최" w:date="2019-12-10T12:48:00Z">
        <w:r w:rsidRPr="00396C5A">
          <w:rPr>
            <w:rFonts w:asciiTheme="majorHAnsi" w:eastAsiaTheme="majorHAnsi" w:hAnsiTheme="majorHAnsi"/>
            <w:b/>
            <w:bCs/>
            <w:sz w:val="24"/>
            <w:szCs w:val="24"/>
            <w:shd w:val="clear" w:color="auto" w:fill="FFFFFF"/>
          </w:rPr>
          <w:t>II</w:t>
        </w:r>
        <w:r>
          <w:rPr>
            <w:rFonts w:asciiTheme="majorHAnsi" w:eastAsiaTheme="majorHAnsi" w:hAnsiTheme="majorHAnsi"/>
            <w:b/>
            <w:bCs/>
            <w:sz w:val="24"/>
            <w:szCs w:val="24"/>
            <w:shd w:val="clear" w:color="auto" w:fill="FFFFFF"/>
          </w:rPr>
          <w:t xml:space="preserve"> – 2)</w:t>
        </w:r>
      </w:ins>
      <w:del w:id="162" w:author="재건 최" w:date="2019-12-10T12:48:00Z">
        <w:r w:rsidR="008B5FBE" w:rsidRPr="00757F1C" w:rsidDel="00AC6143">
          <w:rPr>
            <w:rFonts w:asciiTheme="majorHAnsi" w:eastAsiaTheme="majorHAnsi" w:hAnsiTheme="majorHAnsi" w:hint="eastAsia"/>
            <w:b/>
            <w:bCs/>
            <w:sz w:val="22"/>
            <w:szCs w:val="22"/>
            <w:shd w:val="clear" w:color="auto" w:fill="FFFFFF"/>
          </w:rPr>
          <w:delText>나.</w:delText>
        </w:r>
      </w:del>
      <w:r w:rsidR="008B5FBE" w:rsidRPr="00757F1C">
        <w:rPr>
          <w:rFonts w:asciiTheme="majorHAnsi" w:eastAsiaTheme="majorHAnsi" w:hAnsiTheme="majorHAnsi" w:hint="eastAsia"/>
          <w:b/>
          <w:bCs/>
          <w:sz w:val="22"/>
          <w:szCs w:val="22"/>
          <w:shd w:val="clear" w:color="auto" w:fill="FFFFFF"/>
        </w:rPr>
        <w:t xml:space="preserve"> </w:t>
      </w:r>
      <w:ins w:id="163" w:author="재건 최" w:date="2019-12-10T12:33:00Z">
        <w:r w:rsidR="00757F1C">
          <w:rPr>
            <w:rFonts w:asciiTheme="majorHAnsi" w:eastAsiaTheme="majorHAnsi" w:hAnsiTheme="majorHAnsi" w:hint="eastAsia"/>
            <w:b/>
            <w:bCs/>
            <w:sz w:val="22"/>
            <w:szCs w:val="22"/>
            <w:shd w:val="clear" w:color="auto" w:fill="FFFFFF"/>
          </w:rPr>
          <w:t>문제점 및 개선점</w:t>
        </w:r>
      </w:ins>
      <w:del w:id="164" w:author="재건 최" w:date="2019-12-10T12:33:00Z">
        <w:r w:rsidR="008B5FBE" w:rsidRPr="00757F1C" w:rsidDel="00757F1C">
          <w:rPr>
            <w:rFonts w:asciiTheme="majorHAnsi" w:eastAsiaTheme="majorHAnsi" w:hAnsiTheme="majorHAnsi" w:hint="eastAsia"/>
            <w:b/>
            <w:bCs/>
            <w:sz w:val="22"/>
            <w:szCs w:val="22"/>
            <w:shd w:val="clear" w:color="auto" w:fill="FFFFFF"/>
          </w:rPr>
          <w:delText>개발 내용</w:delText>
        </w:r>
      </w:del>
    </w:p>
    <w:p w14:paraId="11909E3F" w14:textId="2FB5C4C2" w:rsidR="001E5780" w:rsidRDefault="001E5780">
      <w:pPr>
        <w:pStyle w:val="a3"/>
        <w:snapToGrid/>
        <w:ind w:left="800" w:firstLine="4"/>
        <w:jc w:val="left"/>
        <w:rPr>
          <w:ins w:id="165" w:author="재건 최" w:date="2019-12-10T13:23:00Z"/>
          <w:rFonts w:asciiTheme="majorHAnsi" w:eastAsiaTheme="majorHAnsi" w:hAnsiTheme="majorHAnsi"/>
        </w:rPr>
        <w:pPrChange w:id="166" w:author="재건 최" w:date="2019-12-10T13:23:00Z">
          <w:pPr>
            <w:pStyle w:val="a3"/>
            <w:ind w:left="800"/>
            <w:jc w:val="left"/>
          </w:pPr>
        </w:pPrChange>
      </w:pPr>
      <w:ins w:id="167" w:author="재건 최" w:date="2019-12-10T13:22:00Z">
        <w:r w:rsidRPr="006C6256">
          <w:rPr>
            <w:rFonts w:asciiTheme="majorHAnsi" w:eastAsiaTheme="majorHAnsi" w:hAnsiTheme="majorHAnsi" w:hint="eastAsia"/>
          </w:rPr>
          <w:t>한국어는</w:t>
        </w:r>
        <w:r w:rsidRPr="006C6256">
          <w:rPr>
            <w:rFonts w:asciiTheme="majorHAnsi" w:eastAsiaTheme="majorHAnsi" w:hAnsiTheme="majorHAnsi"/>
          </w:rPr>
          <w:t xml:space="preserve"> 그 특성 상 구문적 복잡성을 내재하고 있을 뿐만 아니라, 한국어 데이터에는</w:t>
        </w:r>
      </w:ins>
      <w:ins w:id="168" w:author="재건 최" w:date="2019-12-10T13:23:00Z">
        <w:r>
          <w:rPr>
            <w:rFonts w:asciiTheme="majorHAnsi" w:eastAsiaTheme="majorHAnsi" w:hAnsiTheme="majorHAnsi" w:hint="eastAsia"/>
          </w:rPr>
          <w:t xml:space="preserve"> </w:t>
        </w:r>
      </w:ins>
      <w:ins w:id="169" w:author="재건 최" w:date="2019-12-10T13:22:00Z">
        <w:r w:rsidRPr="006C6256">
          <w:rPr>
            <w:rFonts w:asciiTheme="majorHAnsi" w:eastAsiaTheme="majorHAnsi" w:hAnsiTheme="majorHAnsi"/>
          </w:rPr>
          <w:t xml:space="preserve">수많은 의도적 </w:t>
        </w:r>
        <w:proofErr w:type="spellStart"/>
        <w:r w:rsidRPr="006C6256">
          <w:rPr>
            <w:rFonts w:asciiTheme="majorHAnsi" w:eastAsiaTheme="majorHAnsi" w:hAnsiTheme="majorHAnsi"/>
          </w:rPr>
          <w:t>오탈자</w:t>
        </w:r>
        <w:proofErr w:type="spellEnd"/>
        <w:r w:rsidRPr="006C6256">
          <w:rPr>
            <w:rFonts w:asciiTheme="majorHAnsi" w:eastAsiaTheme="majorHAnsi" w:hAnsiTheme="majorHAnsi"/>
          </w:rPr>
          <w:t>, 띄어 쓰기 오류 등</w:t>
        </w:r>
        <w:r>
          <w:rPr>
            <w:rFonts w:asciiTheme="majorHAnsi" w:eastAsiaTheme="majorHAnsi" w:hAnsiTheme="majorHAnsi" w:hint="eastAsia"/>
          </w:rPr>
          <w:t xml:space="preserve"> </w:t>
        </w:r>
        <w:r w:rsidRPr="006C6256">
          <w:rPr>
            <w:rFonts w:asciiTheme="majorHAnsi" w:eastAsiaTheme="majorHAnsi" w:hAnsiTheme="majorHAnsi" w:hint="eastAsia"/>
          </w:rPr>
          <w:t>다른</w:t>
        </w:r>
        <w:r w:rsidRPr="006C6256">
          <w:rPr>
            <w:rFonts w:asciiTheme="majorHAnsi" w:eastAsiaTheme="majorHAnsi" w:hAnsiTheme="majorHAnsi"/>
          </w:rPr>
          <w:t xml:space="preserve"> 언어에서는 자주 발생하지 않는 문제들이 존재하기 때문에 자연어처리 학습 과정에서 어려움이 있다.</w:t>
        </w:r>
      </w:ins>
      <w:ins w:id="170" w:author="재건 최" w:date="2019-12-10T13:23:00Z">
        <w:r>
          <w:rPr>
            <w:rFonts w:asciiTheme="majorHAnsi" w:eastAsiaTheme="majorHAnsi" w:hAnsiTheme="majorHAnsi"/>
          </w:rPr>
          <w:t xml:space="preserve"> </w:t>
        </w:r>
      </w:ins>
    </w:p>
    <w:p w14:paraId="5A352ACB" w14:textId="1D49DB17" w:rsidR="001E5780" w:rsidRPr="002A39C0" w:rsidRDefault="001E5780" w:rsidP="002A39C0">
      <w:pPr>
        <w:pStyle w:val="a3"/>
        <w:ind w:left="800"/>
        <w:jc w:val="center"/>
        <w:rPr>
          <w:ins w:id="171" w:author="재건 최" w:date="2019-12-10T13:22:00Z"/>
          <w:rFonts w:asciiTheme="majorHAnsi" w:eastAsiaTheme="majorHAnsi" w:hAnsiTheme="majorHAnsi" w:hint="eastAsia"/>
          <w:rPrChange w:id="172" w:author="재건 최" w:date="2019-12-10T13:23:00Z">
            <w:rPr>
              <w:ins w:id="173" w:author="재건 최" w:date="2019-12-10T13:22:00Z"/>
              <w:rFonts w:asciiTheme="majorHAnsi" w:eastAsiaTheme="majorHAnsi" w:hAnsiTheme="majorHAnsi"/>
            </w:rPr>
          </w:rPrChange>
        </w:rPr>
        <w:pPrChange w:id="174" w:author="재건 최" w:date="2019-12-10T13:23:00Z">
          <w:pPr>
            <w:pStyle w:val="a3"/>
            <w:jc w:val="left"/>
          </w:pPr>
        </w:pPrChange>
      </w:pPr>
      <w:ins w:id="175" w:author="재건 최" w:date="2019-12-10T13:23:00Z">
        <w:r w:rsidRPr="006C6256">
          <w:rPr>
            <w:rFonts w:asciiTheme="majorHAnsi" w:eastAsiaTheme="majorHAnsi" w:hAnsiTheme="majorHAnsi"/>
            <w:noProof/>
          </w:rPr>
          <w:drawing>
            <wp:inline distT="0" distB="0" distL="0" distR="0" wp14:anchorId="63F62CD7" wp14:editId="7623197B">
              <wp:extent cx="2673710" cy="1932305"/>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0477" cy="1944423"/>
                      </a:xfrm>
                      <a:prstGeom prst="rect">
                        <a:avLst/>
                      </a:prstGeom>
                    </pic:spPr>
                  </pic:pic>
                </a:graphicData>
              </a:graphic>
            </wp:inline>
          </w:drawing>
        </w:r>
      </w:ins>
    </w:p>
    <w:p w14:paraId="44B795D2" w14:textId="77777777" w:rsidR="001E5780" w:rsidRPr="006C6256" w:rsidRDefault="001E5780">
      <w:pPr>
        <w:pStyle w:val="a3"/>
        <w:ind w:firstLine="800"/>
        <w:jc w:val="left"/>
        <w:rPr>
          <w:ins w:id="176" w:author="재건 최" w:date="2019-12-10T13:22:00Z"/>
          <w:rFonts w:asciiTheme="majorHAnsi" w:eastAsiaTheme="majorHAnsi" w:hAnsiTheme="majorHAnsi"/>
        </w:rPr>
        <w:pPrChange w:id="177" w:author="재건 최" w:date="2019-12-10T13:23:00Z">
          <w:pPr>
            <w:pStyle w:val="a3"/>
            <w:jc w:val="left"/>
          </w:pPr>
        </w:pPrChange>
      </w:pPr>
      <w:ins w:id="178" w:author="재건 최" w:date="2019-12-10T13:22:00Z">
        <w:r w:rsidRPr="006C6256">
          <w:rPr>
            <w:rFonts w:asciiTheme="majorHAnsi" w:eastAsiaTheme="majorHAnsi" w:hAnsiTheme="majorHAnsi" w:hint="eastAsia"/>
          </w:rPr>
          <w:t>데이터</w:t>
        </w:r>
        <w:r w:rsidRPr="006C6256">
          <w:rPr>
            <w:rFonts w:asciiTheme="majorHAnsi" w:eastAsiaTheme="majorHAnsi" w:hAnsiTheme="majorHAnsi"/>
          </w:rPr>
          <w:t xml:space="preserve"> 전처리를 통한 학습 개선</w:t>
        </w:r>
      </w:ins>
    </w:p>
    <w:p w14:paraId="51FB7E97" w14:textId="40D7D538" w:rsidR="001E5780" w:rsidRPr="006C6256" w:rsidRDefault="001E5780">
      <w:pPr>
        <w:pStyle w:val="a3"/>
        <w:ind w:firstLine="800"/>
        <w:jc w:val="left"/>
        <w:rPr>
          <w:ins w:id="179" w:author="재건 최" w:date="2019-12-10T13:22:00Z"/>
          <w:rFonts w:asciiTheme="majorHAnsi" w:eastAsiaTheme="majorHAnsi" w:hAnsiTheme="majorHAnsi"/>
        </w:rPr>
        <w:pPrChange w:id="180" w:author="재건 최" w:date="2019-12-10T13:23:00Z">
          <w:pPr>
            <w:pStyle w:val="a3"/>
            <w:jc w:val="left"/>
          </w:pPr>
        </w:pPrChange>
      </w:pPr>
      <w:ins w:id="181" w:author="재건 최" w:date="2019-12-10T13:22:00Z">
        <w:r w:rsidRPr="006C6256">
          <w:rPr>
            <w:rFonts w:asciiTheme="majorHAnsi" w:eastAsiaTheme="majorHAnsi" w:hAnsiTheme="majorHAnsi"/>
          </w:rPr>
          <w:t>- 형태소 분석: 어휘에서 의미적인 부분이 아닌 것을 제거</w:t>
        </w:r>
      </w:ins>
      <w:ins w:id="182" w:author="재건 최" w:date="2019-12-10T13:23:00Z">
        <w:r>
          <w:rPr>
            <w:rFonts w:asciiTheme="majorHAnsi" w:eastAsiaTheme="majorHAnsi" w:hAnsiTheme="majorHAnsi" w:hint="eastAsia"/>
          </w:rPr>
          <w:t>,</w:t>
        </w:r>
      </w:ins>
      <w:ins w:id="183" w:author="재건 최" w:date="2019-12-10T13:22:00Z">
        <w:r w:rsidRPr="006C6256">
          <w:rPr>
            <w:rFonts w:asciiTheme="majorHAnsi" w:eastAsiaTheme="majorHAnsi" w:hAnsiTheme="majorHAnsi"/>
          </w:rPr>
          <w:t xml:space="preserve"> 분리시켜 학습 모델에 적용</w:t>
        </w:r>
      </w:ins>
    </w:p>
    <w:p w14:paraId="68470907" w14:textId="77777777" w:rsidR="001E5780" w:rsidRDefault="001E5780" w:rsidP="001E5780">
      <w:pPr>
        <w:pStyle w:val="a3"/>
        <w:snapToGrid/>
        <w:ind w:firstLine="800"/>
        <w:jc w:val="left"/>
        <w:rPr>
          <w:ins w:id="184" w:author="재건 최" w:date="2019-12-10T13:23:00Z"/>
          <w:rFonts w:asciiTheme="majorHAnsi" w:eastAsiaTheme="majorHAnsi" w:hAnsiTheme="majorHAnsi"/>
        </w:rPr>
      </w:pPr>
      <w:ins w:id="185" w:author="재건 최" w:date="2019-12-10T13:22:00Z">
        <w:r w:rsidRPr="006C6256">
          <w:rPr>
            <w:rFonts w:asciiTheme="majorHAnsi" w:eastAsiaTheme="majorHAnsi" w:hAnsiTheme="majorHAnsi"/>
          </w:rPr>
          <w:t xml:space="preserve">- 자모 분리: 어휘를 자음과 모음 수준으로 쪼개어 학습 모델에 적용 </w:t>
        </w:r>
      </w:ins>
    </w:p>
    <w:p w14:paraId="383456E0" w14:textId="08324144" w:rsidR="001E5780" w:rsidRPr="00757F1C" w:rsidRDefault="001E5780">
      <w:pPr>
        <w:pStyle w:val="a3"/>
        <w:snapToGrid/>
        <w:ind w:left="800" w:firstLineChars="400" w:firstLine="800"/>
        <w:jc w:val="left"/>
        <w:rPr>
          <w:ins w:id="186" w:author="재건 최" w:date="2019-12-10T13:22:00Z"/>
          <w:rFonts w:asciiTheme="majorHAnsi" w:eastAsiaTheme="majorHAnsi" w:hAnsiTheme="majorHAnsi"/>
        </w:rPr>
        <w:pPrChange w:id="187" w:author="재건 최" w:date="2019-12-10T13:24:00Z">
          <w:pPr>
            <w:pStyle w:val="a3"/>
            <w:snapToGrid/>
            <w:jc w:val="left"/>
          </w:pPr>
        </w:pPrChange>
      </w:pPr>
      <w:ins w:id="188" w:author="재건 최" w:date="2019-12-10T13:22:00Z">
        <w:r w:rsidRPr="006C6256">
          <w:rPr>
            <w:rFonts w:asciiTheme="majorHAnsi" w:eastAsiaTheme="majorHAnsi" w:hAnsiTheme="majorHAnsi"/>
          </w:rPr>
          <w:t>-&gt; 한국어 언어 학습 과정에서 발생할 수 있는 문제점 해결 가능</w:t>
        </w:r>
      </w:ins>
    </w:p>
    <w:p w14:paraId="4AF5980E" w14:textId="77777777" w:rsidR="001E5780" w:rsidRDefault="001E5780" w:rsidP="001E5780">
      <w:pPr>
        <w:pStyle w:val="a3"/>
        <w:snapToGrid/>
        <w:jc w:val="center"/>
        <w:rPr>
          <w:ins w:id="189" w:author="재건 최" w:date="2019-12-10T13:22:00Z"/>
          <w:rFonts w:asciiTheme="majorHAnsi" w:eastAsiaTheme="majorHAnsi" w:hAnsiTheme="majorHAnsi"/>
        </w:rPr>
      </w:pPr>
      <w:ins w:id="190" w:author="재건 최" w:date="2019-12-10T13:22:00Z">
        <w:r w:rsidRPr="006C6256">
          <w:rPr>
            <w:rFonts w:asciiTheme="majorHAnsi" w:eastAsiaTheme="majorHAnsi" w:hAnsiTheme="majorHAnsi"/>
            <w:noProof/>
          </w:rPr>
          <w:drawing>
            <wp:inline distT="0" distB="0" distL="0" distR="0" wp14:anchorId="29B06FB3" wp14:editId="28B8FF19">
              <wp:extent cx="4701540" cy="2825750"/>
              <wp:effectExtent l="0" t="0" r="381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317" t="2650" r="24358" b="15468"/>
                      <a:stretch/>
                    </pic:blipFill>
                    <pic:spPr bwMode="auto">
                      <a:xfrm>
                        <a:off x="0" y="0"/>
                        <a:ext cx="4737860" cy="2847579"/>
                      </a:xfrm>
                      <a:prstGeom prst="rect">
                        <a:avLst/>
                      </a:prstGeom>
                      <a:ln>
                        <a:noFill/>
                      </a:ln>
                      <a:extLst>
                        <a:ext uri="{53640926-AAD7-44D8-BBD7-CCE9431645EC}">
                          <a14:shadowObscured xmlns:a14="http://schemas.microsoft.com/office/drawing/2010/main"/>
                        </a:ext>
                      </a:extLst>
                    </pic:spPr>
                  </pic:pic>
                </a:graphicData>
              </a:graphic>
            </wp:inline>
          </w:drawing>
        </w:r>
      </w:ins>
    </w:p>
    <w:p w14:paraId="4AD73245" w14:textId="0B85EC68" w:rsidR="001E5780" w:rsidRDefault="001E5780">
      <w:pPr>
        <w:pStyle w:val="a3"/>
        <w:snapToGrid/>
        <w:ind w:firstLine="800"/>
        <w:jc w:val="left"/>
        <w:rPr>
          <w:ins w:id="191" w:author="재건 최" w:date="2019-12-10T13:22:00Z"/>
          <w:rFonts w:asciiTheme="majorHAnsi" w:eastAsiaTheme="majorHAnsi" w:hAnsiTheme="majorHAnsi"/>
        </w:rPr>
        <w:pPrChange w:id="192" w:author="재건 최" w:date="2019-12-10T13:25:00Z">
          <w:pPr>
            <w:pStyle w:val="a3"/>
            <w:numPr>
              <w:numId w:val="5"/>
            </w:numPr>
            <w:snapToGrid/>
            <w:ind w:left="1160" w:hanging="360"/>
            <w:jc w:val="left"/>
          </w:pPr>
        </w:pPrChange>
      </w:pPr>
      <w:ins w:id="193" w:author="재건 최" w:date="2019-12-10T13:22:00Z">
        <w:r>
          <w:rPr>
            <w:rFonts w:asciiTheme="majorHAnsi" w:eastAsiaTheme="majorHAnsi" w:hAnsiTheme="majorHAnsi" w:hint="eastAsia"/>
          </w:rPr>
          <w:t>데이터의 자모음을 분리하는 코드 생성</w:t>
        </w:r>
      </w:ins>
    </w:p>
    <w:p w14:paraId="3CB04B19" w14:textId="41820587" w:rsidR="001E5780" w:rsidRDefault="001E5780" w:rsidP="001E5780">
      <w:pPr>
        <w:pStyle w:val="a3"/>
        <w:snapToGrid/>
        <w:jc w:val="center"/>
        <w:rPr>
          <w:ins w:id="194" w:author="재건 최" w:date="2019-12-10T13:22:00Z"/>
          <w:rFonts w:asciiTheme="majorHAnsi" w:eastAsiaTheme="majorHAnsi" w:hAnsiTheme="majorHAnsi"/>
        </w:rPr>
      </w:pPr>
      <w:ins w:id="195" w:author="재건 최" w:date="2019-12-10T13:22:00Z">
        <w:r w:rsidRPr="006C6256">
          <w:rPr>
            <w:rFonts w:asciiTheme="majorHAnsi" w:eastAsiaTheme="majorHAnsi" w:hAnsiTheme="majorHAnsi"/>
            <w:noProof/>
          </w:rPr>
          <w:lastRenderedPageBreak/>
          <w:drawing>
            <wp:inline distT="0" distB="0" distL="0" distR="0" wp14:anchorId="272A20E5" wp14:editId="370CA87A">
              <wp:extent cx="2247265" cy="2499360"/>
              <wp:effectExtent l="0" t="0" r="63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744" t="2268" r="29533" b="20142"/>
                      <a:stretch/>
                    </pic:blipFill>
                    <pic:spPr bwMode="auto">
                      <a:xfrm>
                        <a:off x="0" y="0"/>
                        <a:ext cx="2271479" cy="2526290"/>
                      </a:xfrm>
                      <a:prstGeom prst="rect">
                        <a:avLst/>
                      </a:prstGeom>
                      <a:ln>
                        <a:noFill/>
                      </a:ln>
                      <a:extLst>
                        <a:ext uri="{53640926-AAD7-44D8-BBD7-CCE9431645EC}">
                          <a14:shadowObscured xmlns:a14="http://schemas.microsoft.com/office/drawing/2010/main"/>
                        </a:ext>
                      </a:extLst>
                    </pic:spPr>
                  </pic:pic>
                </a:graphicData>
              </a:graphic>
            </wp:inline>
          </w:drawing>
        </w:r>
      </w:ins>
      <w:ins w:id="196" w:author="재건 최" w:date="2019-12-10T13:25:00Z">
        <w:r w:rsidRPr="006C6256">
          <w:rPr>
            <w:rFonts w:asciiTheme="majorHAnsi" w:eastAsiaTheme="majorHAnsi" w:hAnsiTheme="majorHAnsi"/>
            <w:noProof/>
          </w:rPr>
          <w:drawing>
            <wp:inline distT="0" distB="0" distL="0" distR="0" wp14:anchorId="341AD71F" wp14:editId="2F29DADF">
              <wp:extent cx="3093340" cy="2735580"/>
              <wp:effectExtent l="0" t="0" r="0" b="762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895" r="33826" b="34713"/>
                      <a:stretch/>
                    </pic:blipFill>
                    <pic:spPr bwMode="auto">
                      <a:xfrm>
                        <a:off x="0" y="0"/>
                        <a:ext cx="3117959" cy="2757352"/>
                      </a:xfrm>
                      <a:prstGeom prst="rect">
                        <a:avLst/>
                      </a:prstGeom>
                      <a:ln>
                        <a:noFill/>
                      </a:ln>
                      <a:extLst>
                        <a:ext uri="{53640926-AAD7-44D8-BBD7-CCE9431645EC}">
                          <a14:shadowObscured xmlns:a14="http://schemas.microsoft.com/office/drawing/2010/main"/>
                        </a:ext>
                      </a:extLst>
                    </pic:spPr>
                  </pic:pic>
                </a:graphicData>
              </a:graphic>
            </wp:inline>
          </w:drawing>
        </w:r>
      </w:ins>
    </w:p>
    <w:p w14:paraId="3B505B3F" w14:textId="10943652" w:rsidR="001E5780" w:rsidRDefault="001E5780">
      <w:pPr>
        <w:pStyle w:val="a3"/>
        <w:snapToGrid/>
        <w:ind w:firstLine="800"/>
        <w:rPr>
          <w:ins w:id="197" w:author="재건 최" w:date="2019-12-10T13:22:00Z"/>
          <w:rFonts w:asciiTheme="majorHAnsi" w:eastAsiaTheme="majorHAnsi" w:hAnsiTheme="majorHAnsi"/>
        </w:rPr>
        <w:pPrChange w:id="198" w:author="재건 최" w:date="2019-12-10T13:27:00Z">
          <w:pPr>
            <w:pStyle w:val="a3"/>
            <w:numPr>
              <w:numId w:val="5"/>
            </w:numPr>
            <w:snapToGrid/>
            <w:ind w:left="1160" w:hanging="360"/>
          </w:pPr>
        </w:pPrChange>
      </w:pPr>
      <w:proofErr w:type="spellStart"/>
      <w:ins w:id="199" w:author="재건 최" w:date="2019-12-10T13:22:00Z">
        <w:r w:rsidRPr="001E5780">
          <w:rPr>
            <w:rFonts w:asciiTheme="majorHAnsi" w:eastAsiaTheme="majorHAnsi" w:hAnsiTheme="majorHAnsi" w:hint="eastAsia"/>
          </w:rPr>
          <w:t>전처리</w:t>
        </w:r>
        <w:proofErr w:type="spellEnd"/>
        <w:r w:rsidRPr="001E5780">
          <w:rPr>
            <w:rFonts w:asciiTheme="majorHAnsi" w:eastAsiaTheme="majorHAnsi" w:hAnsiTheme="majorHAnsi"/>
          </w:rPr>
          <w:t xml:space="preserve"> 과정을 거치지 않은 원본 데이터</w:t>
        </w:r>
      </w:ins>
      <w:ins w:id="200" w:author="재건 최" w:date="2019-12-10T13:26:00Z">
        <w:r>
          <w:rPr>
            <w:rFonts w:asciiTheme="majorHAnsi" w:eastAsiaTheme="majorHAnsi" w:hAnsiTheme="majorHAnsi" w:hint="eastAsia"/>
          </w:rPr>
          <w:t xml:space="preserve">와 </w:t>
        </w:r>
        <w:proofErr w:type="spellStart"/>
        <w:r>
          <w:rPr>
            <w:rFonts w:asciiTheme="majorHAnsi" w:eastAsiaTheme="majorHAnsi" w:hAnsiTheme="majorHAnsi" w:hint="eastAsia"/>
          </w:rPr>
          <w:t>전처리</w:t>
        </w:r>
        <w:proofErr w:type="spellEnd"/>
        <w:r>
          <w:rPr>
            <w:rFonts w:asciiTheme="majorHAnsi" w:eastAsiaTheme="majorHAnsi" w:hAnsiTheme="majorHAnsi" w:hint="eastAsia"/>
          </w:rPr>
          <w:t xml:space="preserve"> 과정을 거친 데이터의 비교</w:t>
        </w:r>
      </w:ins>
    </w:p>
    <w:p w14:paraId="14C95888" w14:textId="77777777" w:rsidR="001E5780" w:rsidRDefault="001E5780" w:rsidP="001E5780">
      <w:pPr>
        <w:pStyle w:val="a3"/>
        <w:snapToGrid/>
        <w:jc w:val="center"/>
        <w:rPr>
          <w:ins w:id="201" w:author="재건 최" w:date="2019-12-10T13:22:00Z"/>
          <w:rFonts w:asciiTheme="majorHAnsi" w:eastAsiaTheme="majorHAnsi" w:hAnsiTheme="majorHAnsi"/>
        </w:rPr>
      </w:pPr>
      <w:ins w:id="202" w:author="재건 최" w:date="2019-12-10T13:22:00Z">
        <w:r w:rsidRPr="006C6256">
          <w:rPr>
            <w:rFonts w:asciiTheme="majorHAnsi" w:eastAsiaTheme="majorHAnsi" w:hAnsiTheme="majorHAnsi"/>
            <w:noProof/>
          </w:rPr>
          <w:drawing>
            <wp:inline distT="0" distB="0" distL="0" distR="0" wp14:anchorId="0E1CE429" wp14:editId="1B3247BD">
              <wp:extent cx="3855720" cy="253682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659" t="3080" r="35915" b="33503"/>
                      <a:stretch/>
                    </pic:blipFill>
                    <pic:spPr bwMode="auto">
                      <a:xfrm>
                        <a:off x="0" y="0"/>
                        <a:ext cx="3874684" cy="2549302"/>
                      </a:xfrm>
                      <a:prstGeom prst="rect">
                        <a:avLst/>
                      </a:prstGeom>
                      <a:ln>
                        <a:noFill/>
                      </a:ln>
                      <a:extLst>
                        <a:ext uri="{53640926-AAD7-44D8-BBD7-CCE9431645EC}">
                          <a14:shadowObscured xmlns:a14="http://schemas.microsoft.com/office/drawing/2010/main"/>
                        </a:ext>
                      </a:extLst>
                    </pic:spPr>
                  </pic:pic>
                </a:graphicData>
              </a:graphic>
            </wp:inline>
          </w:drawing>
        </w:r>
      </w:ins>
    </w:p>
    <w:p w14:paraId="0B560851" w14:textId="5A06094F" w:rsidR="001E5780" w:rsidRDefault="001E5780" w:rsidP="001E5780">
      <w:pPr>
        <w:pStyle w:val="a3"/>
        <w:snapToGrid/>
        <w:ind w:firstLine="800"/>
        <w:rPr>
          <w:ins w:id="203" w:author="재건 최" w:date="2019-12-10T13:28:00Z"/>
          <w:rFonts w:asciiTheme="majorHAnsi" w:eastAsiaTheme="majorHAnsi" w:hAnsiTheme="majorHAnsi"/>
        </w:rPr>
      </w:pPr>
      <w:ins w:id="204" w:author="재건 최" w:date="2019-12-10T13:22:00Z">
        <w:r>
          <w:rPr>
            <w:rFonts w:asciiTheme="majorHAnsi" w:eastAsiaTheme="majorHAnsi" w:hAnsiTheme="majorHAnsi" w:hint="eastAsia"/>
          </w:rPr>
          <w:t>형태소 및 자모 분리 과정을</w:t>
        </w:r>
        <w:r>
          <w:rPr>
            <w:rFonts w:asciiTheme="majorHAnsi" w:eastAsiaTheme="majorHAnsi" w:hAnsiTheme="majorHAnsi"/>
          </w:rPr>
          <w:t xml:space="preserve"> </w:t>
        </w:r>
        <w:r>
          <w:rPr>
            <w:rFonts w:asciiTheme="majorHAnsi" w:eastAsiaTheme="majorHAnsi" w:hAnsiTheme="majorHAnsi" w:hint="eastAsia"/>
          </w:rPr>
          <w:t xml:space="preserve">거친 학습 데이터를 사용하여 </w:t>
        </w:r>
      </w:ins>
      <w:ins w:id="205" w:author="재건 최" w:date="2019-12-10T13:28:00Z">
        <w:r>
          <w:rPr>
            <w:rFonts w:asciiTheme="majorHAnsi" w:eastAsiaTheme="majorHAnsi" w:hAnsiTheme="majorHAnsi" w:hint="eastAsia"/>
          </w:rPr>
          <w:t xml:space="preserve">분석을 </w:t>
        </w:r>
      </w:ins>
      <w:ins w:id="206" w:author="재건 최" w:date="2019-12-10T13:22:00Z">
        <w:r>
          <w:rPr>
            <w:rFonts w:asciiTheme="majorHAnsi" w:eastAsiaTheme="majorHAnsi" w:hAnsiTheme="majorHAnsi" w:hint="eastAsia"/>
          </w:rPr>
          <w:t>실행한 결과</w:t>
        </w:r>
      </w:ins>
    </w:p>
    <w:p w14:paraId="349FF1DE" w14:textId="77777777" w:rsidR="001E5780" w:rsidRDefault="001E5780">
      <w:pPr>
        <w:pStyle w:val="a3"/>
        <w:snapToGrid/>
        <w:ind w:firstLine="800"/>
        <w:rPr>
          <w:ins w:id="207" w:author="재건 최" w:date="2019-12-10T13:22:00Z"/>
          <w:rFonts w:asciiTheme="majorHAnsi" w:eastAsiaTheme="majorHAnsi" w:hAnsiTheme="majorHAnsi"/>
        </w:rPr>
        <w:pPrChange w:id="208" w:author="재건 최" w:date="2019-12-10T13:28:00Z">
          <w:pPr>
            <w:pStyle w:val="a3"/>
            <w:numPr>
              <w:numId w:val="5"/>
            </w:numPr>
            <w:snapToGrid/>
            <w:ind w:left="1160" w:hanging="360"/>
          </w:pPr>
        </w:pPrChange>
      </w:pPr>
    </w:p>
    <w:p w14:paraId="7DA5BDAB" w14:textId="3A6DC97B" w:rsidR="008B5FBE" w:rsidDel="001E5780" w:rsidRDefault="008B5FBE" w:rsidP="008B5FBE">
      <w:pPr>
        <w:pStyle w:val="a3"/>
        <w:snapToGrid/>
        <w:rPr>
          <w:del w:id="209" w:author="재건 최" w:date="2019-12-10T13:27:00Z"/>
          <w:rFonts w:asciiTheme="majorHAnsi" w:eastAsiaTheme="majorHAnsi" w:hAnsiTheme="majorHAnsi"/>
        </w:rPr>
      </w:pPr>
    </w:p>
    <w:p w14:paraId="20D74715" w14:textId="770EA723" w:rsidR="001E5780" w:rsidRPr="001E5780" w:rsidRDefault="001E5780" w:rsidP="008B5FBE">
      <w:pPr>
        <w:pStyle w:val="a3"/>
        <w:snapToGrid/>
        <w:rPr>
          <w:ins w:id="210" w:author="재건 최" w:date="2019-12-10T13:28:00Z"/>
          <w:rFonts w:asciiTheme="majorHAnsi" w:eastAsiaTheme="majorHAnsi" w:hAnsiTheme="majorHAnsi"/>
        </w:rPr>
      </w:pPr>
      <w:ins w:id="211" w:author="재건 최" w:date="2019-12-10T13:28:00Z">
        <w:r w:rsidRPr="001E5780">
          <w:rPr>
            <w:rFonts w:asciiTheme="majorHAnsi" w:eastAsiaTheme="majorHAnsi" w:hAnsiTheme="majorHAnsi" w:hint="eastAsia"/>
          </w:rPr>
          <w:t>원본</w:t>
        </w:r>
        <w:r w:rsidRPr="001E5780">
          <w:rPr>
            <w:rFonts w:asciiTheme="majorHAnsi" w:eastAsiaTheme="majorHAnsi" w:hAnsiTheme="majorHAnsi"/>
          </w:rPr>
          <w:t>, 형태소분석, 자모 분리 데이터를 학습하는 과정에서 데이터의 텍스트가 영화 리뷰에 한정되고 학습에 필요한 충분한 양이 아니었다는 한계점이 존재했다. 때문에 자모 분리 데이터 학습결과와 원본 데이터 학습 결과에 예상한만큼의 차이를 발견하지는 못하여 아쉬운</w:t>
        </w:r>
        <w:r>
          <w:rPr>
            <w:rFonts w:asciiTheme="majorHAnsi" w:eastAsiaTheme="majorHAnsi" w:hAnsiTheme="majorHAnsi" w:hint="eastAsia"/>
          </w:rPr>
          <w:t xml:space="preserve"> </w:t>
        </w:r>
        <w:r w:rsidRPr="001E5780">
          <w:rPr>
            <w:rFonts w:asciiTheme="majorHAnsi" w:eastAsiaTheme="majorHAnsi" w:hAnsiTheme="majorHAnsi"/>
          </w:rPr>
          <w:t>점이 있었다.</w:t>
        </w:r>
      </w:ins>
    </w:p>
    <w:p w14:paraId="5A6A3FA8" w14:textId="082EF396" w:rsidR="001E5780" w:rsidRDefault="001E5780">
      <w:pPr>
        <w:widowControl/>
        <w:wordWrap/>
        <w:autoSpaceDE/>
        <w:autoSpaceDN/>
        <w:rPr>
          <w:ins w:id="212" w:author="재건 최" w:date="2019-12-10T13:28:00Z"/>
          <w:rFonts w:asciiTheme="majorHAnsi" w:eastAsiaTheme="majorHAnsi" w:hAnsiTheme="majorHAnsi" w:cs="굴림"/>
          <w:color w:val="000000"/>
          <w:kern w:val="0"/>
          <w:szCs w:val="20"/>
        </w:rPr>
      </w:pPr>
      <w:ins w:id="213" w:author="재건 최" w:date="2019-12-10T13:28:00Z">
        <w:r>
          <w:rPr>
            <w:rFonts w:asciiTheme="majorHAnsi" w:eastAsiaTheme="majorHAnsi" w:hAnsiTheme="majorHAnsi"/>
          </w:rPr>
          <w:br w:type="page"/>
        </w:r>
      </w:ins>
    </w:p>
    <w:p w14:paraId="1FFCCF59" w14:textId="4E0C9D3E" w:rsidR="008B5FBE" w:rsidRPr="001E5780" w:rsidDel="001E5780" w:rsidRDefault="008B5FBE">
      <w:pPr>
        <w:widowControl/>
        <w:wordWrap/>
        <w:autoSpaceDE/>
        <w:autoSpaceDN/>
        <w:rPr>
          <w:del w:id="214" w:author="재건 최" w:date="2019-12-10T13:27:00Z"/>
          <w:rFonts w:asciiTheme="majorHAnsi" w:eastAsiaTheme="majorHAnsi" w:hAnsiTheme="majorHAnsi"/>
        </w:rPr>
        <w:pPrChange w:id="215" w:author="재건 최" w:date="2019-12-10T13:29:00Z">
          <w:pPr>
            <w:pStyle w:val="a3"/>
            <w:snapToGrid/>
          </w:pPr>
        </w:pPrChange>
      </w:pPr>
    </w:p>
    <w:p w14:paraId="3918F7A8" w14:textId="7950A7BD" w:rsidR="008B5FBE" w:rsidRPr="00757F1C" w:rsidRDefault="008B5FBE">
      <w:pPr>
        <w:rPr>
          <w:rFonts w:asciiTheme="majorHAnsi" w:eastAsiaTheme="majorHAnsi" w:hAnsiTheme="majorHAnsi"/>
        </w:rPr>
        <w:pPrChange w:id="216" w:author="재건 최" w:date="2019-12-10T13:29:00Z">
          <w:pPr>
            <w:pStyle w:val="a3"/>
            <w:snapToGrid/>
          </w:pPr>
        </w:pPrChange>
      </w:pPr>
      <w:r w:rsidRPr="00757F1C">
        <w:rPr>
          <w:rFonts w:asciiTheme="majorHAnsi" w:eastAsiaTheme="majorHAnsi" w:hAnsiTheme="majorHAnsi" w:hint="eastAsia"/>
          <w:b/>
          <w:bCs/>
          <w:sz w:val="26"/>
          <w:szCs w:val="26"/>
          <w:shd w:val="clear" w:color="auto" w:fill="FFFFFF"/>
        </w:rPr>
        <w:t>III.</w:t>
      </w:r>
      <w:ins w:id="217" w:author="재건 최" w:date="2019-12-10T12:34:00Z">
        <w:r w:rsidR="00757F1C">
          <w:rPr>
            <w:rFonts w:asciiTheme="majorHAnsi" w:eastAsiaTheme="majorHAnsi" w:hAnsiTheme="majorHAnsi" w:hint="eastAsia"/>
            <w:b/>
            <w:bCs/>
            <w:sz w:val="26"/>
            <w:szCs w:val="26"/>
            <w:shd w:val="clear" w:color="auto" w:fill="FFFFFF"/>
          </w:rPr>
          <w:t xml:space="preserve"> </w:t>
        </w:r>
      </w:ins>
      <w:del w:id="218" w:author="재건 최" w:date="2019-12-10T12:34:00Z">
        <w:r w:rsidRPr="00757F1C" w:rsidDel="00757F1C">
          <w:rPr>
            <w:rFonts w:asciiTheme="majorHAnsi" w:eastAsiaTheme="majorHAnsi" w:hAnsiTheme="majorHAnsi" w:hint="eastAsia"/>
            <w:b/>
            <w:bCs/>
            <w:sz w:val="26"/>
            <w:szCs w:val="26"/>
            <w:shd w:val="clear" w:color="auto" w:fill="FFFFFF"/>
          </w:rPr>
          <w:delText xml:space="preserve"> 추진 일정 및 개발 방</w:delText>
        </w:r>
      </w:del>
      <w:ins w:id="219" w:author="재건 최" w:date="2019-12-10T12:55:00Z">
        <w:r w:rsidR="00AC6143">
          <w:rPr>
            <w:rFonts w:asciiTheme="majorHAnsi" w:eastAsiaTheme="majorHAnsi" w:hAnsiTheme="majorHAnsi" w:hint="eastAsia"/>
            <w:b/>
            <w:bCs/>
            <w:sz w:val="26"/>
            <w:szCs w:val="26"/>
            <w:shd w:val="clear" w:color="auto" w:fill="FFFFFF"/>
          </w:rPr>
          <w:t>프로젝트 후기</w:t>
        </w:r>
      </w:ins>
      <w:del w:id="220" w:author="재건 최" w:date="2019-12-10T12:34:00Z">
        <w:r w:rsidRPr="00757F1C" w:rsidDel="00757F1C">
          <w:rPr>
            <w:rFonts w:asciiTheme="majorHAnsi" w:eastAsiaTheme="majorHAnsi" w:hAnsiTheme="majorHAnsi" w:hint="eastAsia"/>
            <w:b/>
            <w:bCs/>
            <w:sz w:val="26"/>
            <w:szCs w:val="26"/>
            <w:shd w:val="clear" w:color="auto" w:fill="FFFFFF"/>
          </w:rPr>
          <w:delText>법</w:delText>
        </w:r>
      </w:del>
    </w:p>
    <w:p w14:paraId="2A0AEBD9" w14:textId="44DC0AA1" w:rsidR="00757F1C" w:rsidRDefault="00601CBC" w:rsidP="008B5FBE">
      <w:pPr>
        <w:pStyle w:val="a3"/>
        <w:snapToGrid/>
        <w:rPr>
          <w:ins w:id="221" w:author="재건 최" w:date="2019-12-10T13:02:00Z"/>
          <w:rFonts w:asciiTheme="majorHAnsi" w:eastAsiaTheme="majorHAnsi" w:hAnsiTheme="majorHAnsi"/>
          <w:shd w:val="clear" w:color="auto" w:fill="FFFFFF"/>
        </w:rPr>
      </w:pPr>
      <w:proofErr w:type="spellStart"/>
      <w:ins w:id="222" w:author="재건 최" w:date="2019-12-10T13:02:00Z">
        <w:r w:rsidRPr="00601CBC">
          <w:rPr>
            <w:rFonts w:asciiTheme="majorHAnsi" w:eastAsiaTheme="majorHAnsi" w:hAnsiTheme="majorHAnsi"/>
            <w:shd w:val="clear" w:color="auto" w:fill="FFFFFF"/>
          </w:rPr>
          <w:t>FastText</w:t>
        </w:r>
        <w:proofErr w:type="spellEnd"/>
        <w:r w:rsidRPr="00601CBC">
          <w:rPr>
            <w:rFonts w:asciiTheme="majorHAnsi" w:eastAsiaTheme="majorHAnsi" w:hAnsiTheme="majorHAnsi"/>
            <w:shd w:val="clear" w:color="auto" w:fill="FFFFFF"/>
          </w:rPr>
          <w:t xml:space="preserve"> 프로젝트를 진행하며 텍스트 분류와 Word Representation 기능을 활용하는 사용 코드를 실제로 사용해보고, 효과적인 한국어 학습을 위해서 영자 분리와 다르게 형태소분석과 자모 분리를 따로 구현해 보았다. 이를 진행하는 과정에서 프로젝트 진행 환경의 한계로 인해 모델 학습에 사용한 훈련데이터의 질과 양이 떨어졌기 때문에 최종 결과가 예상했던 대로 도출되지 않았고 인공지능 학습 모델을 구현할 시에는 학습 데이터의 충분한 양과 사전 </w:t>
        </w:r>
        <w:r w:rsidRPr="00601CBC">
          <w:rPr>
            <w:rFonts w:asciiTheme="majorHAnsi" w:eastAsiaTheme="majorHAnsi" w:hAnsiTheme="majorHAnsi" w:hint="eastAsia"/>
            <w:shd w:val="clear" w:color="auto" w:fill="FFFFFF"/>
          </w:rPr>
          <w:t>데이터</w:t>
        </w:r>
        <w:r w:rsidRPr="00601CBC">
          <w:rPr>
            <w:rFonts w:asciiTheme="majorHAnsi" w:eastAsiaTheme="majorHAnsi" w:hAnsiTheme="majorHAnsi"/>
            <w:shd w:val="clear" w:color="auto" w:fill="FFFFFF"/>
          </w:rPr>
          <w:t xml:space="preserve"> 전처리의 중요성을 느끼게 되었다.</w:t>
        </w:r>
      </w:ins>
      <w:del w:id="223" w:author="재건 최" w:date="2019-12-10T12:43:00Z">
        <w:r w:rsidR="008B5FBE" w:rsidRPr="00757F1C" w:rsidDel="005B5B48">
          <w:rPr>
            <w:rFonts w:asciiTheme="majorHAnsi" w:eastAsiaTheme="majorHAnsi" w:hAnsiTheme="majorHAnsi"/>
            <w:shd w:val="clear" w:color="auto" w:fill="FFFFFF"/>
          </w:rPr>
          <w:delText xml:space="preserve">- </w:delText>
        </w:r>
        <w:r w:rsidR="008B5FBE" w:rsidRPr="00757F1C" w:rsidDel="005B5B48">
          <w:rPr>
            <w:rFonts w:asciiTheme="majorHAnsi" w:eastAsiaTheme="majorHAnsi" w:hAnsiTheme="majorHAnsi" w:hint="eastAsia"/>
            <w:shd w:val="clear" w:color="auto" w:fill="FFFFFF"/>
          </w:rPr>
          <w:delText>자신들이 설정한 개발 목표를 달성하기 위한 개발 일정을 설정하고</w:delText>
        </w:r>
        <w:r w:rsidR="008B5FBE" w:rsidRPr="00757F1C" w:rsidDel="005B5B48">
          <w:rPr>
            <w:rFonts w:asciiTheme="majorHAnsi" w:eastAsiaTheme="majorHAnsi" w:hAnsiTheme="majorHAnsi"/>
            <w:shd w:val="clear" w:color="auto" w:fill="FFFFFF"/>
          </w:rPr>
          <w:delText xml:space="preserve">, </w:delText>
        </w:r>
        <w:r w:rsidR="008B5FBE" w:rsidRPr="00757F1C" w:rsidDel="005B5B48">
          <w:rPr>
            <w:rFonts w:asciiTheme="majorHAnsi" w:eastAsiaTheme="majorHAnsi" w:hAnsiTheme="majorHAnsi" w:hint="eastAsia"/>
            <w:shd w:val="clear" w:color="auto" w:fill="FFFFFF"/>
          </w:rPr>
          <w:delText>각 요소 문제를 해결하기 위해서 어떤 방법을 사용할 지 기술할 것</w:delText>
        </w:r>
        <w:r w:rsidR="008B5FBE" w:rsidRPr="00757F1C" w:rsidDel="005B5B48">
          <w:rPr>
            <w:rFonts w:asciiTheme="majorHAnsi" w:eastAsiaTheme="majorHAnsi" w:hAnsiTheme="majorHAnsi"/>
            <w:shd w:val="clear" w:color="auto" w:fill="FFFFFF"/>
          </w:rPr>
          <w:delText xml:space="preserve">. </w:delText>
        </w:r>
        <w:r w:rsidR="008B5FBE" w:rsidRPr="00757F1C" w:rsidDel="005B5B48">
          <w:rPr>
            <w:rFonts w:asciiTheme="majorHAnsi" w:eastAsiaTheme="majorHAnsi" w:hAnsiTheme="majorHAnsi" w:hint="eastAsia"/>
            <w:shd w:val="clear" w:color="auto" w:fill="FFFFFF"/>
          </w:rPr>
          <w:delText>또한 각 연구원의 역할을 분명히 기술할 것</w:delText>
        </w:r>
        <w:r w:rsidR="008B5FBE" w:rsidRPr="00757F1C" w:rsidDel="005B5B48">
          <w:rPr>
            <w:rFonts w:asciiTheme="majorHAnsi" w:eastAsiaTheme="majorHAnsi" w:hAnsiTheme="majorHAnsi"/>
            <w:shd w:val="clear" w:color="auto" w:fill="FFFFFF"/>
          </w:rPr>
          <w:delText>.</w:delText>
        </w:r>
      </w:del>
    </w:p>
    <w:p w14:paraId="48909043" w14:textId="77777777" w:rsidR="00601CBC" w:rsidRPr="00757F1C" w:rsidRDefault="00601CBC" w:rsidP="008B5FBE">
      <w:pPr>
        <w:pStyle w:val="a3"/>
        <w:snapToGrid/>
        <w:rPr>
          <w:rFonts w:asciiTheme="majorHAnsi" w:eastAsiaTheme="majorHAnsi" w:hAnsiTheme="majorHAnsi"/>
        </w:rPr>
      </w:pPr>
    </w:p>
    <w:p w14:paraId="0006AA45" w14:textId="77777777" w:rsidR="008B5FBE" w:rsidRPr="00757F1C" w:rsidDel="00757F1C" w:rsidRDefault="008B5FBE" w:rsidP="008B5FBE">
      <w:pPr>
        <w:pStyle w:val="a3"/>
        <w:snapToGrid/>
        <w:rPr>
          <w:del w:id="224" w:author="재건 최" w:date="2019-12-10T12:34:00Z"/>
          <w:rFonts w:asciiTheme="majorHAnsi" w:eastAsiaTheme="majorHAnsi" w:hAnsiTheme="majorHAnsi"/>
        </w:rPr>
      </w:pPr>
      <w:del w:id="225" w:author="재건 최" w:date="2019-12-10T12:34:00Z">
        <w:r w:rsidRPr="00757F1C" w:rsidDel="00757F1C">
          <w:rPr>
            <w:rFonts w:asciiTheme="majorHAnsi" w:eastAsiaTheme="majorHAnsi" w:hAnsiTheme="majorHAnsi" w:hint="eastAsia"/>
            <w:b/>
            <w:bCs/>
            <w:sz w:val="22"/>
            <w:szCs w:val="22"/>
            <w:shd w:val="clear" w:color="auto" w:fill="FFFFFF"/>
          </w:rPr>
          <w:delText>가. 추진 일정</w:delText>
        </w:r>
      </w:del>
    </w:p>
    <w:p w14:paraId="1ABEC2A7" w14:textId="77777777" w:rsidR="008B5FBE" w:rsidRPr="00757F1C" w:rsidDel="00757F1C" w:rsidRDefault="008B5FBE" w:rsidP="008B5FBE">
      <w:pPr>
        <w:pStyle w:val="a3"/>
        <w:snapToGrid/>
        <w:rPr>
          <w:del w:id="226" w:author="재건 최" w:date="2019-12-10T12:34:00Z"/>
          <w:rFonts w:asciiTheme="majorHAnsi" w:eastAsiaTheme="majorHAnsi" w:hAnsiTheme="majorHAnsi"/>
        </w:rPr>
      </w:pPr>
    </w:p>
    <w:p w14:paraId="233E533E" w14:textId="77777777" w:rsidR="008B5FBE" w:rsidRPr="00757F1C" w:rsidDel="00757F1C" w:rsidRDefault="008B5FBE" w:rsidP="008B5FBE">
      <w:pPr>
        <w:pStyle w:val="a3"/>
        <w:snapToGrid/>
        <w:rPr>
          <w:del w:id="227" w:author="재건 최" w:date="2019-12-10T12:34:00Z"/>
          <w:rFonts w:asciiTheme="majorHAnsi" w:eastAsiaTheme="majorHAnsi" w:hAnsiTheme="majorHAnsi"/>
        </w:rPr>
      </w:pPr>
      <w:del w:id="228" w:author="재건 최" w:date="2019-12-10T12:34:00Z">
        <w:r w:rsidRPr="00757F1C" w:rsidDel="00757F1C">
          <w:rPr>
            <w:rFonts w:asciiTheme="majorHAnsi" w:eastAsiaTheme="majorHAnsi" w:hAnsiTheme="majorHAnsi" w:hint="eastAsia"/>
            <w:b/>
            <w:bCs/>
            <w:sz w:val="22"/>
            <w:szCs w:val="22"/>
            <w:shd w:val="clear" w:color="auto" w:fill="FFFFFF"/>
          </w:rPr>
          <w:delText>나. 개발 방법</w:delText>
        </w:r>
      </w:del>
    </w:p>
    <w:p w14:paraId="290C3915" w14:textId="77777777" w:rsidR="008B5FBE" w:rsidRPr="00757F1C" w:rsidDel="00757F1C" w:rsidRDefault="008B5FBE" w:rsidP="008B5FBE">
      <w:pPr>
        <w:pStyle w:val="a3"/>
        <w:snapToGrid/>
        <w:rPr>
          <w:del w:id="229" w:author="재건 최" w:date="2019-12-10T12:34:00Z"/>
          <w:rFonts w:asciiTheme="majorHAnsi" w:eastAsiaTheme="majorHAnsi" w:hAnsiTheme="majorHAnsi"/>
        </w:rPr>
      </w:pPr>
    </w:p>
    <w:p w14:paraId="54F6A003" w14:textId="77777777" w:rsidR="008B5FBE" w:rsidRPr="00757F1C" w:rsidDel="00757F1C" w:rsidRDefault="008B5FBE" w:rsidP="008B5FBE">
      <w:pPr>
        <w:pStyle w:val="a3"/>
        <w:snapToGrid/>
        <w:rPr>
          <w:del w:id="230" w:author="재건 최" w:date="2019-12-10T12:34:00Z"/>
          <w:rFonts w:asciiTheme="majorHAnsi" w:eastAsiaTheme="majorHAnsi" w:hAnsiTheme="majorHAnsi"/>
        </w:rPr>
      </w:pPr>
      <w:del w:id="231" w:author="재건 최" w:date="2019-12-10T12:34:00Z">
        <w:r w:rsidRPr="00757F1C" w:rsidDel="00757F1C">
          <w:rPr>
            <w:rFonts w:asciiTheme="majorHAnsi" w:eastAsiaTheme="majorHAnsi" w:hAnsiTheme="majorHAnsi" w:hint="eastAsia"/>
            <w:b/>
            <w:bCs/>
            <w:sz w:val="22"/>
            <w:szCs w:val="22"/>
            <w:shd w:val="clear" w:color="auto" w:fill="FFFFFF"/>
          </w:rPr>
          <w:delText>다. 연구원 역할 분담</w:delText>
        </w:r>
      </w:del>
    </w:p>
    <w:p w14:paraId="14657493" w14:textId="77777777" w:rsidR="008B5FBE" w:rsidRPr="00757F1C" w:rsidDel="00757F1C" w:rsidRDefault="008B5FBE" w:rsidP="008B5FBE">
      <w:pPr>
        <w:pStyle w:val="a3"/>
        <w:snapToGrid/>
        <w:rPr>
          <w:del w:id="232" w:author="재건 최" w:date="2019-12-10T12:34:00Z"/>
          <w:rFonts w:asciiTheme="majorHAnsi" w:eastAsiaTheme="majorHAnsi" w:hAnsiTheme="majorHAnsi"/>
        </w:rPr>
      </w:pPr>
    </w:p>
    <w:p w14:paraId="1335EAF2" w14:textId="77777777" w:rsidR="008B5FBE" w:rsidRPr="00757F1C" w:rsidRDefault="008B5FBE">
      <w:pPr>
        <w:pStyle w:val="a3"/>
        <w:snapToGrid/>
        <w:spacing w:line="480" w:lineRule="auto"/>
        <w:rPr>
          <w:rFonts w:asciiTheme="majorHAnsi" w:eastAsiaTheme="majorHAnsi" w:hAnsiTheme="majorHAnsi"/>
        </w:rPr>
        <w:pPrChange w:id="233" w:author="재건 최" w:date="2019-12-10T12:52:00Z">
          <w:pPr>
            <w:pStyle w:val="a3"/>
            <w:snapToGrid/>
          </w:pPr>
        </w:pPrChange>
      </w:pPr>
      <w:r w:rsidRPr="00757F1C">
        <w:rPr>
          <w:rFonts w:asciiTheme="majorHAnsi" w:eastAsiaTheme="majorHAnsi" w:hAnsiTheme="majorHAnsi" w:hint="eastAsia"/>
          <w:b/>
          <w:bCs/>
          <w:sz w:val="26"/>
          <w:szCs w:val="26"/>
          <w:shd w:val="clear" w:color="auto" w:fill="FFFFFF"/>
        </w:rPr>
        <w:t xml:space="preserve">IV. </w:t>
      </w:r>
      <w:ins w:id="234" w:author="재건 최" w:date="2019-12-10T12:34:00Z">
        <w:r w:rsidR="00757F1C">
          <w:rPr>
            <w:rFonts w:asciiTheme="majorHAnsi" w:eastAsiaTheme="majorHAnsi" w:hAnsiTheme="majorHAnsi" w:hint="eastAsia"/>
            <w:b/>
            <w:bCs/>
            <w:sz w:val="26"/>
            <w:szCs w:val="26"/>
            <w:shd w:val="clear" w:color="auto" w:fill="FFFFFF"/>
          </w:rPr>
          <w:t>참고 문헌</w:t>
        </w:r>
      </w:ins>
      <w:del w:id="235" w:author="재건 최" w:date="2019-12-10T12:34:00Z">
        <w:r w:rsidRPr="00757F1C" w:rsidDel="00757F1C">
          <w:rPr>
            <w:rFonts w:asciiTheme="majorHAnsi" w:eastAsiaTheme="majorHAnsi" w:hAnsiTheme="majorHAnsi" w:hint="eastAsia"/>
            <w:b/>
            <w:bCs/>
            <w:sz w:val="26"/>
            <w:szCs w:val="26"/>
            <w:shd w:val="clear" w:color="auto" w:fill="FFFFFF"/>
          </w:rPr>
          <w:delText>연구 결과</w:delText>
        </w:r>
      </w:del>
    </w:p>
    <w:p w14:paraId="4F39691C" w14:textId="3F65E00E" w:rsidR="00AC6143" w:rsidRPr="00AC6143" w:rsidRDefault="00AC6143">
      <w:pPr>
        <w:pStyle w:val="a3"/>
        <w:snapToGrid/>
        <w:spacing w:line="480" w:lineRule="auto"/>
        <w:ind w:firstLine="800"/>
        <w:rPr>
          <w:ins w:id="236" w:author="재건 최" w:date="2019-12-10T12:50:00Z"/>
          <w:rFonts w:asciiTheme="majorHAnsi" w:eastAsiaTheme="majorHAnsi" w:hAnsiTheme="majorHAnsi" w:cstheme="minorBidi"/>
          <w:color w:val="auto"/>
          <w:kern w:val="2"/>
          <w:sz w:val="22"/>
          <w:szCs w:val="24"/>
          <w:shd w:val="clear" w:color="auto" w:fill="FFFFFF"/>
          <w:rPrChange w:id="237" w:author="재건 최" w:date="2019-12-10T12:50:00Z">
            <w:rPr>
              <w:ins w:id="238" w:author="재건 최" w:date="2019-12-10T12:50:00Z"/>
              <w:rFonts w:asciiTheme="majorHAnsi" w:eastAsiaTheme="majorHAnsi" w:hAnsiTheme="majorHAnsi" w:cstheme="minorBidi"/>
              <w:color w:val="auto"/>
              <w:kern w:val="2"/>
              <w:szCs w:val="22"/>
              <w:shd w:val="clear" w:color="auto" w:fill="FFFFFF"/>
            </w:rPr>
          </w:rPrChange>
        </w:rPr>
        <w:pPrChange w:id="239" w:author="재건 최" w:date="2019-12-10T12:52:00Z">
          <w:pPr>
            <w:pStyle w:val="a3"/>
            <w:snapToGrid/>
          </w:pPr>
        </w:pPrChange>
      </w:pPr>
      <w:ins w:id="240" w:author="재건 최" w:date="2019-12-10T12:50:00Z">
        <w:r>
          <w:rPr>
            <w:rFonts w:asciiTheme="majorHAnsi" w:eastAsiaTheme="majorHAnsi" w:hAnsiTheme="majorHAnsi" w:cstheme="minorBidi" w:hint="eastAsia"/>
            <w:color w:val="auto"/>
            <w:kern w:val="2"/>
            <w:sz w:val="22"/>
            <w:szCs w:val="24"/>
            <w:shd w:val="clear" w:color="auto" w:fill="FFFFFF"/>
          </w:rPr>
          <w:t>1</w:t>
        </w:r>
        <w:r>
          <w:rPr>
            <w:rFonts w:asciiTheme="majorHAnsi" w:eastAsiaTheme="majorHAnsi" w:hAnsiTheme="majorHAnsi" w:cstheme="minorBidi"/>
            <w:color w:val="auto"/>
            <w:kern w:val="2"/>
            <w:sz w:val="22"/>
            <w:szCs w:val="24"/>
            <w:shd w:val="clear" w:color="auto" w:fill="FFFFFF"/>
          </w:rPr>
          <w:t xml:space="preserve">. </w:t>
        </w:r>
        <w:r w:rsidRPr="00AC6143">
          <w:rPr>
            <w:rFonts w:asciiTheme="majorHAnsi" w:eastAsiaTheme="majorHAnsi" w:hAnsiTheme="majorHAnsi" w:cstheme="minorBidi"/>
            <w:color w:val="auto"/>
            <w:kern w:val="2"/>
            <w:sz w:val="22"/>
            <w:szCs w:val="24"/>
            <w:shd w:val="clear" w:color="auto" w:fill="FFFFFF"/>
            <w:rPrChange w:id="241" w:author="재건 최" w:date="2019-12-10T12:50:00Z">
              <w:rPr>
                <w:rFonts w:asciiTheme="majorHAnsi" w:eastAsiaTheme="majorHAnsi" w:hAnsiTheme="majorHAnsi" w:cstheme="minorBidi"/>
                <w:color w:val="auto"/>
                <w:kern w:val="2"/>
                <w:szCs w:val="22"/>
                <w:shd w:val="clear" w:color="auto" w:fill="FFFFFF"/>
              </w:rPr>
            </w:rPrChange>
          </w:rPr>
          <w:t>밑바닥부터 시작하는 딥러닝(사이토 고키 저)</w:t>
        </w:r>
      </w:ins>
    </w:p>
    <w:p w14:paraId="688226BE" w14:textId="3F65E00E" w:rsidR="00AC6143" w:rsidRPr="00AC6143" w:rsidRDefault="00AC6143">
      <w:pPr>
        <w:pStyle w:val="a3"/>
        <w:snapToGrid/>
        <w:spacing w:line="480" w:lineRule="auto"/>
        <w:ind w:firstLine="800"/>
        <w:rPr>
          <w:ins w:id="242" w:author="재건 최" w:date="2019-12-10T12:50:00Z"/>
          <w:rFonts w:asciiTheme="majorHAnsi" w:eastAsiaTheme="majorHAnsi" w:hAnsiTheme="majorHAnsi" w:cstheme="minorBidi"/>
          <w:color w:val="auto"/>
          <w:kern w:val="2"/>
          <w:sz w:val="22"/>
          <w:szCs w:val="24"/>
          <w:shd w:val="clear" w:color="auto" w:fill="FFFFFF"/>
          <w:rPrChange w:id="243" w:author="재건 최" w:date="2019-12-10T12:50:00Z">
            <w:rPr>
              <w:ins w:id="244" w:author="재건 최" w:date="2019-12-10T12:50:00Z"/>
              <w:rFonts w:asciiTheme="majorHAnsi" w:eastAsiaTheme="majorHAnsi" w:hAnsiTheme="majorHAnsi" w:cstheme="minorBidi"/>
              <w:color w:val="auto"/>
              <w:kern w:val="2"/>
              <w:szCs w:val="22"/>
              <w:shd w:val="clear" w:color="auto" w:fill="FFFFFF"/>
            </w:rPr>
          </w:rPrChange>
        </w:rPr>
        <w:pPrChange w:id="245" w:author="재건 최" w:date="2019-12-10T12:52:00Z">
          <w:pPr>
            <w:pStyle w:val="a3"/>
            <w:snapToGrid/>
          </w:pPr>
        </w:pPrChange>
      </w:pPr>
      <w:ins w:id="246" w:author="재건 최" w:date="2019-12-10T12:50:00Z">
        <w:r>
          <w:rPr>
            <w:rFonts w:asciiTheme="majorHAnsi" w:eastAsiaTheme="majorHAnsi" w:hAnsiTheme="majorHAnsi" w:cstheme="minorBidi"/>
            <w:color w:val="auto"/>
            <w:kern w:val="2"/>
            <w:sz w:val="22"/>
            <w:szCs w:val="24"/>
            <w:shd w:val="clear" w:color="auto" w:fill="FFFFFF"/>
          </w:rPr>
          <w:t xml:space="preserve">2. </w:t>
        </w:r>
        <w:r w:rsidRPr="00AC6143">
          <w:rPr>
            <w:rFonts w:asciiTheme="majorHAnsi" w:eastAsiaTheme="majorHAnsi" w:hAnsiTheme="majorHAnsi" w:cstheme="minorBidi"/>
            <w:color w:val="auto"/>
            <w:kern w:val="2"/>
            <w:sz w:val="22"/>
            <w:szCs w:val="24"/>
            <w:shd w:val="clear" w:color="auto" w:fill="FFFFFF"/>
            <w:rPrChange w:id="247" w:author="재건 최" w:date="2019-12-10T12:50:00Z">
              <w:rPr>
                <w:rFonts w:asciiTheme="majorHAnsi" w:eastAsiaTheme="majorHAnsi" w:hAnsiTheme="majorHAnsi" w:cstheme="minorBidi"/>
                <w:color w:val="auto"/>
                <w:kern w:val="2"/>
                <w:szCs w:val="22"/>
                <w:shd w:val="clear" w:color="auto" w:fill="FFFFFF"/>
              </w:rPr>
            </w:rPrChange>
          </w:rPr>
          <w:t>https://inspiringpeople.github.io/data%20analysis/word_embedding</w:t>
        </w:r>
      </w:ins>
    </w:p>
    <w:p w14:paraId="51FB865A" w14:textId="39AB7AF7" w:rsidR="00AC6143" w:rsidRPr="00AC6143" w:rsidRDefault="00AC6143">
      <w:pPr>
        <w:pStyle w:val="a3"/>
        <w:snapToGrid/>
        <w:spacing w:line="480" w:lineRule="auto"/>
        <w:ind w:firstLine="800"/>
        <w:rPr>
          <w:ins w:id="248" w:author="재건 최" w:date="2019-12-10T12:50:00Z"/>
          <w:rFonts w:asciiTheme="majorHAnsi" w:eastAsiaTheme="majorHAnsi" w:hAnsiTheme="majorHAnsi" w:cstheme="minorBidi"/>
          <w:color w:val="auto"/>
          <w:kern w:val="2"/>
          <w:sz w:val="22"/>
          <w:szCs w:val="24"/>
          <w:shd w:val="clear" w:color="auto" w:fill="FFFFFF"/>
          <w:rPrChange w:id="249" w:author="재건 최" w:date="2019-12-10T12:50:00Z">
            <w:rPr>
              <w:ins w:id="250" w:author="재건 최" w:date="2019-12-10T12:50:00Z"/>
              <w:rFonts w:asciiTheme="majorHAnsi" w:eastAsiaTheme="majorHAnsi" w:hAnsiTheme="majorHAnsi" w:cstheme="minorBidi"/>
              <w:color w:val="auto"/>
              <w:kern w:val="2"/>
              <w:szCs w:val="22"/>
              <w:shd w:val="clear" w:color="auto" w:fill="FFFFFF"/>
            </w:rPr>
          </w:rPrChange>
        </w:rPr>
        <w:pPrChange w:id="251" w:author="재건 최" w:date="2019-12-10T12:52:00Z">
          <w:pPr>
            <w:pStyle w:val="a3"/>
            <w:snapToGrid/>
          </w:pPr>
        </w:pPrChange>
      </w:pPr>
      <w:ins w:id="252" w:author="재건 최" w:date="2019-12-10T12:50:00Z">
        <w:r>
          <w:rPr>
            <w:rFonts w:asciiTheme="majorHAnsi" w:eastAsiaTheme="majorHAnsi" w:hAnsiTheme="majorHAnsi" w:cstheme="minorBidi"/>
            <w:color w:val="auto"/>
            <w:kern w:val="2"/>
            <w:sz w:val="22"/>
            <w:szCs w:val="24"/>
            <w:shd w:val="clear" w:color="auto" w:fill="FFFFFF"/>
          </w:rPr>
          <w:t xml:space="preserve">3. </w:t>
        </w:r>
        <w:r w:rsidRPr="00AC6143">
          <w:rPr>
            <w:rFonts w:asciiTheme="majorHAnsi" w:eastAsiaTheme="majorHAnsi" w:hAnsiTheme="majorHAnsi" w:cstheme="minorBidi"/>
            <w:color w:val="auto"/>
            <w:kern w:val="2"/>
            <w:sz w:val="22"/>
            <w:szCs w:val="24"/>
            <w:shd w:val="clear" w:color="auto" w:fill="FFFFFF"/>
            <w:rPrChange w:id="253" w:author="재건 최" w:date="2019-12-10T12:50:00Z">
              <w:rPr>
                <w:rFonts w:asciiTheme="majorHAnsi" w:eastAsiaTheme="majorHAnsi" w:hAnsiTheme="majorHAnsi" w:cstheme="minorBidi"/>
                <w:color w:val="auto"/>
                <w:kern w:val="2"/>
                <w:szCs w:val="22"/>
                <w:shd w:val="clear" w:color="auto" w:fill="FFFFFF"/>
              </w:rPr>
            </w:rPrChange>
          </w:rPr>
          <w:t>https://github.com/xiamx/fastText</w:t>
        </w:r>
      </w:ins>
    </w:p>
    <w:p w14:paraId="6C58665C" w14:textId="1F260DA2" w:rsidR="00AC6143" w:rsidRPr="00AC6143" w:rsidRDefault="00AC6143">
      <w:pPr>
        <w:pStyle w:val="a3"/>
        <w:snapToGrid/>
        <w:spacing w:line="480" w:lineRule="auto"/>
        <w:ind w:firstLine="800"/>
        <w:rPr>
          <w:ins w:id="254" w:author="재건 최" w:date="2019-12-10T12:50:00Z"/>
          <w:rFonts w:asciiTheme="majorHAnsi" w:eastAsiaTheme="majorHAnsi" w:hAnsiTheme="majorHAnsi" w:cstheme="minorBidi"/>
          <w:color w:val="auto"/>
          <w:kern w:val="2"/>
          <w:sz w:val="22"/>
          <w:szCs w:val="24"/>
          <w:shd w:val="clear" w:color="auto" w:fill="FFFFFF"/>
          <w:rPrChange w:id="255" w:author="재건 최" w:date="2019-12-10T12:50:00Z">
            <w:rPr>
              <w:ins w:id="256" w:author="재건 최" w:date="2019-12-10T12:50:00Z"/>
              <w:rFonts w:asciiTheme="majorHAnsi" w:eastAsiaTheme="majorHAnsi" w:hAnsiTheme="majorHAnsi" w:cstheme="minorBidi"/>
              <w:color w:val="auto"/>
              <w:kern w:val="2"/>
              <w:szCs w:val="22"/>
              <w:shd w:val="clear" w:color="auto" w:fill="FFFFFF"/>
            </w:rPr>
          </w:rPrChange>
        </w:rPr>
        <w:pPrChange w:id="257" w:author="재건 최" w:date="2019-12-10T12:52:00Z">
          <w:pPr>
            <w:pStyle w:val="a3"/>
            <w:snapToGrid/>
          </w:pPr>
        </w:pPrChange>
      </w:pPr>
      <w:ins w:id="258" w:author="재건 최" w:date="2019-12-10T12:50:00Z">
        <w:r>
          <w:rPr>
            <w:rFonts w:asciiTheme="majorHAnsi" w:eastAsiaTheme="majorHAnsi" w:hAnsiTheme="majorHAnsi" w:cstheme="minorBidi"/>
            <w:color w:val="auto"/>
            <w:kern w:val="2"/>
            <w:sz w:val="22"/>
            <w:szCs w:val="24"/>
            <w:shd w:val="clear" w:color="auto" w:fill="FFFFFF"/>
          </w:rPr>
          <w:t xml:space="preserve">4. </w:t>
        </w:r>
        <w:r w:rsidRPr="00AC6143">
          <w:rPr>
            <w:rFonts w:asciiTheme="majorHAnsi" w:eastAsiaTheme="majorHAnsi" w:hAnsiTheme="majorHAnsi" w:cstheme="minorBidi"/>
            <w:color w:val="auto"/>
            <w:kern w:val="2"/>
            <w:sz w:val="22"/>
            <w:szCs w:val="24"/>
            <w:shd w:val="clear" w:color="auto" w:fill="FFFFFF"/>
            <w:rPrChange w:id="259" w:author="재건 최" w:date="2019-12-10T12:50:00Z">
              <w:rPr>
                <w:rFonts w:asciiTheme="majorHAnsi" w:eastAsiaTheme="majorHAnsi" w:hAnsiTheme="majorHAnsi" w:cstheme="minorBidi"/>
                <w:color w:val="auto"/>
                <w:kern w:val="2"/>
                <w:szCs w:val="22"/>
                <w:shd w:val="clear" w:color="auto" w:fill="FFFFFF"/>
              </w:rPr>
            </w:rPrChange>
          </w:rPr>
          <w:t>https://fasttext.cc/docs/en/supervised-tutorial.html</w:t>
        </w:r>
      </w:ins>
    </w:p>
    <w:p w14:paraId="5AA5BB4E" w14:textId="79D9D6D4" w:rsidR="00AC6143" w:rsidRPr="00AC6143" w:rsidRDefault="00AC6143">
      <w:pPr>
        <w:pStyle w:val="a3"/>
        <w:snapToGrid/>
        <w:spacing w:line="480" w:lineRule="auto"/>
        <w:ind w:firstLine="800"/>
        <w:rPr>
          <w:ins w:id="260" w:author="재건 최" w:date="2019-12-10T12:50:00Z"/>
          <w:rFonts w:asciiTheme="majorHAnsi" w:eastAsiaTheme="majorHAnsi" w:hAnsiTheme="majorHAnsi" w:cstheme="minorBidi"/>
          <w:color w:val="auto"/>
          <w:kern w:val="2"/>
          <w:sz w:val="22"/>
          <w:szCs w:val="24"/>
          <w:shd w:val="clear" w:color="auto" w:fill="FFFFFF"/>
          <w:rPrChange w:id="261" w:author="재건 최" w:date="2019-12-10T12:50:00Z">
            <w:rPr>
              <w:ins w:id="262" w:author="재건 최" w:date="2019-12-10T12:50:00Z"/>
              <w:rFonts w:asciiTheme="majorHAnsi" w:eastAsiaTheme="majorHAnsi" w:hAnsiTheme="majorHAnsi" w:cstheme="minorBidi"/>
              <w:color w:val="auto"/>
              <w:kern w:val="2"/>
              <w:szCs w:val="22"/>
              <w:shd w:val="clear" w:color="auto" w:fill="FFFFFF"/>
            </w:rPr>
          </w:rPrChange>
        </w:rPr>
        <w:pPrChange w:id="263" w:author="재건 최" w:date="2019-12-10T12:52:00Z">
          <w:pPr>
            <w:pStyle w:val="a3"/>
            <w:snapToGrid/>
          </w:pPr>
        </w:pPrChange>
      </w:pPr>
      <w:ins w:id="264" w:author="재건 최" w:date="2019-12-10T12:50:00Z">
        <w:r>
          <w:rPr>
            <w:rFonts w:asciiTheme="majorHAnsi" w:eastAsiaTheme="majorHAnsi" w:hAnsiTheme="majorHAnsi" w:cstheme="minorBidi"/>
            <w:color w:val="auto"/>
            <w:kern w:val="2"/>
            <w:sz w:val="22"/>
            <w:szCs w:val="24"/>
            <w:shd w:val="clear" w:color="auto" w:fill="FFFFFF"/>
          </w:rPr>
          <w:t xml:space="preserve">5. </w:t>
        </w:r>
        <w:r w:rsidRPr="00AC6143">
          <w:rPr>
            <w:rFonts w:asciiTheme="majorHAnsi" w:eastAsiaTheme="majorHAnsi" w:hAnsiTheme="majorHAnsi" w:cstheme="minorBidi"/>
            <w:color w:val="auto"/>
            <w:kern w:val="2"/>
            <w:sz w:val="22"/>
            <w:szCs w:val="24"/>
            <w:shd w:val="clear" w:color="auto" w:fill="FFFFFF"/>
            <w:rPrChange w:id="265" w:author="재건 최" w:date="2019-12-10T12:50:00Z">
              <w:rPr>
                <w:rFonts w:asciiTheme="majorHAnsi" w:eastAsiaTheme="majorHAnsi" w:hAnsiTheme="majorHAnsi" w:cstheme="minorBidi"/>
                <w:color w:val="auto"/>
                <w:kern w:val="2"/>
                <w:szCs w:val="22"/>
                <w:shd w:val="clear" w:color="auto" w:fill="FFFFFF"/>
              </w:rPr>
            </w:rPrChange>
          </w:rPr>
          <w:t>https://nodoudt.tistory.com/24</w:t>
        </w:r>
      </w:ins>
    </w:p>
    <w:p w14:paraId="1682FA97" w14:textId="6F5D63C8" w:rsidR="008B5FBE" w:rsidRPr="00AC6143" w:rsidDel="00757F1C" w:rsidRDefault="00AC6143">
      <w:pPr>
        <w:pStyle w:val="a3"/>
        <w:snapToGrid/>
        <w:spacing w:line="480" w:lineRule="auto"/>
        <w:ind w:firstLine="800"/>
        <w:rPr>
          <w:del w:id="266" w:author="재건 최" w:date="2019-12-10T12:34:00Z"/>
          <w:rFonts w:asciiTheme="majorHAnsi" w:eastAsiaTheme="majorHAnsi" w:hAnsiTheme="majorHAnsi"/>
          <w:sz w:val="22"/>
          <w:szCs w:val="24"/>
          <w:rPrChange w:id="267" w:author="재건 최" w:date="2019-12-10T12:50:00Z">
            <w:rPr>
              <w:del w:id="268" w:author="재건 최" w:date="2019-12-10T12:34:00Z"/>
              <w:rFonts w:asciiTheme="majorHAnsi" w:eastAsiaTheme="majorHAnsi" w:hAnsiTheme="majorHAnsi"/>
            </w:rPr>
          </w:rPrChange>
        </w:rPr>
        <w:pPrChange w:id="269" w:author="재건 최" w:date="2019-12-10T12:52:00Z">
          <w:pPr>
            <w:pStyle w:val="a3"/>
            <w:snapToGrid/>
          </w:pPr>
        </w:pPrChange>
      </w:pPr>
      <w:ins w:id="270" w:author="재건 최" w:date="2019-12-10T12:50:00Z">
        <w:r>
          <w:rPr>
            <w:rFonts w:asciiTheme="majorHAnsi" w:eastAsiaTheme="majorHAnsi" w:hAnsiTheme="majorHAnsi"/>
            <w:sz w:val="22"/>
            <w:szCs w:val="24"/>
            <w:shd w:val="clear" w:color="auto" w:fill="FFFFFF"/>
          </w:rPr>
          <w:t xml:space="preserve">6. </w:t>
        </w:r>
        <w:r w:rsidRPr="00AC6143">
          <w:rPr>
            <w:rFonts w:asciiTheme="majorHAnsi" w:eastAsiaTheme="majorHAnsi" w:hAnsiTheme="majorHAnsi"/>
            <w:sz w:val="22"/>
            <w:szCs w:val="24"/>
            <w:shd w:val="clear" w:color="auto" w:fill="FFFFFF"/>
            <w:rPrChange w:id="271" w:author="재건 최" w:date="2019-12-10T12:50:00Z">
              <w:rPr>
                <w:rFonts w:asciiTheme="majorHAnsi" w:eastAsiaTheme="majorHAnsi" w:hAnsiTheme="majorHAnsi"/>
                <w:shd w:val="clear" w:color="auto" w:fill="FFFFFF"/>
              </w:rPr>
            </w:rPrChange>
          </w:rPr>
          <w:t>https://github.com/facebookresea</w:t>
        </w:r>
        <w:bookmarkStart w:id="272" w:name="_GoBack"/>
        <w:bookmarkEnd w:id="272"/>
        <w:r w:rsidRPr="00AC6143">
          <w:rPr>
            <w:rFonts w:asciiTheme="majorHAnsi" w:eastAsiaTheme="majorHAnsi" w:hAnsiTheme="majorHAnsi"/>
            <w:sz w:val="22"/>
            <w:szCs w:val="24"/>
            <w:shd w:val="clear" w:color="auto" w:fill="FFFFFF"/>
            <w:rPrChange w:id="273" w:author="재건 최" w:date="2019-12-10T12:50:00Z">
              <w:rPr>
                <w:rFonts w:asciiTheme="majorHAnsi" w:eastAsiaTheme="majorHAnsi" w:hAnsiTheme="majorHAnsi"/>
                <w:shd w:val="clear" w:color="auto" w:fill="FFFFFF"/>
              </w:rPr>
            </w:rPrChange>
          </w:rPr>
          <w:t>rch/fastText/tree/master/python</w:t>
        </w:r>
      </w:ins>
      <w:del w:id="274" w:author="재건 최" w:date="2019-12-10T12:34:00Z">
        <w:r w:rsidR="008B5FBE" w:rsidRPr="00AC6143" w:rsidDel="00757F1C">
          <w:rPr>
            <w:rFonts w:asciiTheme="majorHAnsi" w:eastAsiaTheme="majorHAnsi" w:hAnsiTheme="majorHAnsi"/>
            <w:sz w:val="22"/>
            <w:szCs w:val="24"/>
            <w:shd w:val="clear" w:color="auto" w:fill="FFFFFF"/>
            <w:rPrChange w:id="275" w:author="재건 최" w:date="2019-12-10T12:50:00Z">
              <w:rPr>
                <w:rFonts w:asciiTheme="majorHAnsi" w:eastAsiaTheme="majorHAnsi" w:hAnsiTheme="majorHAnsi"/>
                <w:shd w:val="clear" w:color="auto" w:fill="FFFFFF"/>
              </w:rPr>
            </w:rPrChange>
          </w:rPr>
          <w:delText xml:space="preserve">- </w:delText>
        </w:r>
        <w:r w:rsidR="008B5FBE" w:rsidRPr="00AC6143" w:rsidDel="00757F1C">
          <w:rPr>
            <w:rFonts w:asciiTheme="majorHAnsi" w:eastAsiaTheme="majorHAnsi" w:hAnsiTheme="majorHAnsi" w:hint="eastAsia"/>
            <w:sz w:val="22"/>
            <w:szCs w:val="24"/>
            <w:shd w:val="clear" w:color="auto" w:fill="FFFFFF"/>
            <w:rPrChange w:id="276" w:author="재건 최" w:date="2019-12-10T12:50:00Z">
              <w:rPr>
                <w:rFonts w:asciiTheme="majorHAnsi" w:eastAsiaTheme="majorHAnsi" w:hAnsiTheme="majorHAnsi" w:hint="eastAsia"/>
                <w:shd w:val="clear" w:color="auto" w:fill="FFFFFF"/>
              </w:rPr>
            </w:rPrChange>
          </w:rPr>
          <w:delText>최종</w:delText>
        </w:r>
        <w:r w:rsidR="008B5FBE" w:rsidRPr="00AC6143" w:rsidDel="00757F1C">
          <w:rPr>
            <w:rFonts w:asciiTheme="majorHAnsi" w:eastAsiaTheme="majorHAnsi" w:hAnsiTheme="majorHAnsi"/>
            <w:sz w:val="22"/>
            <w:szCs w:val="24"/>
            <w:shd w:val="clear" w:color="auto" w:fill="FFFFFF"/>
            <w:rPrChange w:id="277" w:author="재건 최" w:date="2019-12-10T12:50:00Z">
              <w:rPr>
                <w:rFonts w:asciiTheme="majorHAnsi" w:eastAsiaTheme="majorHAnsi" w:hAnsiTheme="majorHAnsi"/>
                <w:shd w:val="clear" w:color="auto" w:fill="FFFFFF"/>
              </w:rPr>
            </w:rPrChange>
          </w:rPr>
          <w:delText xml:space="preserve"> </w:delText>
        </w:r>
        <w:r w:rsidR="008B5FBE" w:rsidRPr="00AC6143" w:rsidDel="00757F1C">
          <w:rPr>
            <w:rFonts w:asciiTheme="majorHAnsi" w:eastAsiaTheme="majorHAnsi" w:hAnsiTheme="majorHAnsi" w:hint="eastAsia"/>
            <w:sz w:val="22"/>
            <w:szCs w:val="24"/>
            <w:shd w:val="clear" w:color="auto" w:fill="FFFFFF"/>
            <w:rPrChange w:id="278" w:author="재건 최" w:date="2019-12-10T12:50:00Z">
              <w:rPr>
                <w:rFonts w:asciiTheme="majorHAnsi" w:eastAsiaTheme="majorHAnsi" w:hAnsiTheme="majorHAnsi" w:hint="eastAsia"/>
                <w:shd w:val="clear" w:color="auto" w:fill="FFFFFF"/>
              </w:rPr>
            </w:rPrChange>
          </w:rPr>
          <w:delText>연구</w:delText>
        </w:r>
        <w:r w:rsidR="008B5FBE" w:rsidRPr="00AC6143" w:rsidDel="00757F1C">
          <w:rPr>
            <w:rFonts w:asciiTheme="majorHAnsi" w:eastAsiaTheme="majorHAnsi" w:hAnsiTheme="majorHAnsi"/>
            <w:sz w:val="22"/>
            <w:szCs w:val="24"/>
            <w:shd w:val="clear" w:color="auto" w:fill="FFFFFF"/>
            <w:rPrChange w:id="279" w:author="재건 최" w:date="2019-12-10T12:50:00Z">
              <w:rPr>
                <w:rFonts w:asciiTheme="majorHAnsi" w:eastAsiaTheme="majorHAnsi" w:hAnsiTheme="majorHAnsi"/>
                <w:shd w:val="clear" w:color="auto" w:fill="FFFFFF"/>
              </w:rPr>
            </w:rPrChange>
          </w:rPr>
          <w:delText xml:space="preserve"> </w:delText>
        </w:r>
        <w:r w:rsidR="008B5FBE" w:rsidRPr="00AC6143" w:rsidDel="00757F1C">
          <w:rPr>
            <w:rFonts w:asciiTheme="majorHAnsi" w:eastAsiaTheme="majorHAnsi" w:hAnsiTheme="majorHAnsi" w:hint="eastAsia"/>
            <w:sz w:val="22"/>
            <w:szCs w:val="24"/>
            <w:shd w:val="clear" w:color="auto" w:fill="FFFFFF"/>
            <w:rPrChange w:id="280" w:author="재건 최" w:date="2019-12-10T12:50:00Z">
              <w:rPr>
                <w:rFonts w:asciiTheme="majorHAnsi" w:eastAsiaTheme="majorHAnsi" w:hAnsiTheme="majorHAnsi" w:hint="eastAsia"/>
                <w:shd w:val="clear" w:color="auto" w:fill="FFFFFF"/>
              </w:rPr>
            </w:rPrChange>
          </w:rPr>
          <w:delText>개발</w:delText>
        </w:r>
        <w:r w:rsidR="008B5FBE" w:rsidRPr="00AC6143" w:rsidDel="00757F1C">
          <w:rPr>
            <w:rFonts w:asciiTheme="majorHAnsi" w:eastAsiaTheme="majorHAnsi" w:hAnsiTheme="majorHAnsi"/>
            <w:sz w:val="22"/>
            <w:szCs w:val="24"/>
            <w:shd w:val="clear" w:color="auto" w:fill="FFFFFF"/>
            <w:rPrChange w:id="281" w:author="재건 최" w:date="2019-12-10T12:50:00Z">
              <w:rPr>
                <w:rFonts w:asciiTheme="majorHAnsi" w:eastAsiaTheme="majorHAnsi" w:hAnsiTheme="majorHAnsi"/>
                <w:shd w:val="clear" w:color="auto" w:fill="FFFFFF"/>
              </w:rPr>
            </w:rPrChange>
          </w:rPr>
          <w:delText xml:space="preserve"> </w:delText>
        </w:r>
        <w:r w:rsidR="008B5FBE" w:rsidRPr="00AC6143" w:rsidDel="00757F1C">
          <w:rPr>
            <w:rFonts w:asciiTheme="majorHAnsi" w:eastAsiaTheme="majorHAnsi" w:hAnsiTheme="majorHAnsi" w:hint="eastAsia"/>
            <w:sz w:val="22"/>
            <w:szCs w:val="24"/>
            <w:shd w:val="clear" w:color="auto" w:fill="FFFFFF"/>
            <w:rPrChange w:id="282" w:author="재건 최" w:date="2019-12-10T12:50:00Z">
              <w:rPr>
                <w:rFonts w:asciiTheme="majorHAnsi" w:eastAsiaTheme="majorHAnsi" w:hAnsiTheme="majorHAnsi" w:hint="eastAsia"/>
                <w:shd w:val="clear" w:color="auto" w:fill="FFFFFF"/>
              </w:rPr>
            </w:rPrChange>
          </w:rPr>
          <w:delText>결과를</w:delText>
        </w:r>
        <w:r w:rsidR="008B5FBE" w:rsidRPr="00AC6143" w:rsidDel="00757F1C">
          <w:rPr>
            <w:rFonts w:asciiTheme="majorHAnsi" w:eastAsiaTheme="majorHAnsi" w:hAnsiTheme="majorHAnsi"/>
            <w:sz w:val="22"/>
            <w:szCs w:val="24"/>
            <w:shd w:val="clear" w:color="auto" w:fill="FFFFFF"/>
            <w:rPrChange w:id="283" w:author="재건 최" w:date="2019-12-10T12:50:00Z">
              <w:rPr>
                <w:rFonts w:asciiTheme="majorHAnsi" w:eastAsiaTheme="majorHAnsi" w:hAnsiTheme="majorHAnsi"/>
                <w:shd w:val="clear" w:color="auto" w:fill="FFFFFF"/>
              </w:rPr>
            </w:rPrChange>
          </w:rPr>
          <w:delText xml:space="preserve"> </w:delText>
        </w:r>
        <w:r w:rsidR="008B5FBE" w:rsidRPr="00AC6143" w:rsidDel="00757F1C">
          <w:rPr>
            <w:rFonts w:asciiTheme="majorHAnsi" w:eastAsiaTheme="majorHAnsi" w:hAnsiTheme="majorHAnsi" w:hint="eastAsia"/>
            <w:sz w:val="22"/>
            <w:szCs w:val="24"/>
            <w:shd w:val="clear" w:color="auto" w:fill="FFFFFF"/>
            <w:rPrChange w:id="284" w:author="재건 최" w:date="2019-12-10T12:50:00Z">
              <w:rPr>
                <w:rFonts w:asciiTheme="majorHAnsi" w:eastAsiaTheme="majorHAnsi" w:hAnsiTheme="majorHAnsi" w:hint="eastAsia"/>
                <w:shd w:val="clear" w:color="auto" w:fill="FFFFFF"/>
              </w:rPr>
            </w:rPrChange>
          </w:rPr>
          <w:delText>자유롭게</w:delText>
        </w:r>
        <w:r w:rsidR="008B5FBE" w:rsidRPr="00AC6143" w:rsidDel="00757F1C">
          <w:rPr>
            <w:rFonts w:asciiTheme="majorHAnsi" w:eastAsiaTheme="majorHAnsi" w:hAnsiTheme="majorHAnsi"/>
            <w:sz w:val="22"/>
            <w:szCs w:val="24"/>
            <w:shd w:val="clear" w:color="auto" w:fill="FFFFFF"/>
            <w:rPrChange w:id="285" w:author="재건 최" w:date="2019-12-10T12:50:00Z">
              <w:rPr>
                <w:rFonts w:asciiTheme="majorHAnsi" w:eastAsiaTheme="majorHAnsi" w:hAnsiTheme="majorHAnsi"/>
                <w:shd w:val="clear" w:color="auto" w:fill="FFFFFF"/>
              </w:rPr>
            </w:rPrChange>
          </w:rPr>
          <w:delText xml:space="preserve"> </w:delText>
        </w:r>
        <w:r w:rsidR="008B5FBE" w:rsidRPr="00AC6143" w:rsidDel="00757F1C">
          <w:rPr>
            <w:rFonts w:asciiTheme="majorHAnsi" w:eastAsiaTheme="majorHAnsi" w:hAnsiTheme="majorHAnsi" w:hint="eastAsia"/>
            <w:sz w:val="22"/>
            <w:szCs w:val="24"/>
            <w:shd w:val="clear" w:color="auto" w:fill="FFFFFF"/>
            <w:rPrChange w:id="286" w:author="재건 최" w:date="2019-12-10T12:50:00Z">
              <w:rPr>
                <w:rFonts w:asciiTheme="majorHAnsi" w:eastAsiaTheme="majorHAnsi" w:hAnsiTheme="majorHAnsi" w:hint="eastAsia"/>
                <w:shd w:val="clear" w:color="auto" w:fill="FFFFFF"/>
              </w:rPr>
            </w:rPrChange>
          </w:rPr>
          <w:delText>기술할</w:delText>
        </w:r>
        <w:r w:rsidR="008B5FBE" w:rsidRPr="00AC6143" w:rsidDel="00757F1C">
          <w:rPr>
            <w:rFonts w:asciiTheme="majorHAnsi" w:eastAsiaTheme="majorHAnsi" w:hAnsiTheme="majorHAnsi"/>
            <w:sz w:val="22"/>
            <w:szCs w:val="24"/>
            <w:shd w:val="clear" w:color="auto" w:fill="FFFFFF"/>
            <w:rPrChange w:id="287" w:author="재건 최" w:date="2019-12-10T12:50:00Z">
              <w:rPr>
                <w:rFonts w:asciiTheme="majorHAnsi" w:eastAsiaTheme="majorHAnsi" w:hAnsiTheme="majorHAnsi"/>
                <w:shd w:val="clear" w:color="auto" w:fill="FFFFFF"/>
              </w:rPr>
            </w:rPrChange>
          </w:rPr>
          <w:delText xml:space="preserve"> </w:delText>
        </w:r>
        <w:r w:rsidR="008B5FBE" w:rsidRPr="00AC6143" w:rsidDel="00757F1C">
          <w:rPr>
            <w:rFonts w:asciiTheme="majorHAnsi" w:eastAsiaTheme="majorHAnsi" w:hAnsiTheme="majorHAnsi" w:hint="eastAsia"/>
            <w:sz w:val="22"/>
            <w:szCs w:val="24"/>
            <w:shd w:val="clear" w:color="auto" w:fill="FFFFFF"/>
            <w:rPrChange w:id="288" w:author="재건 최" w:date="2019-12-10T12:50:00Z">
              <w:rPr>
                <w:rFonts w:asciiTheme="majorHAnsi" w:eastAsiaTheme="majorHAnsi" w:hAnsiTheme="majorHAnsi" w:hint="eastAsia"/>
                <w:shd w:val="clear" w:color="auto" w:fill="FFFFFF"/>
              </w:rPr>
            </w:rPrChange>
          </w:rPr>
          <w:delText>것</w:delText>
        </w:r>
        <w:r w:rsidR="008B5FBE" w:rsidRPr="00AC6143" w:rsidDel="00757F1C">
          <w:rPr>
            <w:rFonts w:asciiTheme="majorHAnsi" w:eastAsiaTheme="majorHAnsi" w:hAnsiTheme="majorHAnsi"/>
            <w:sz w:val="22"/>
            <w:szCs w:val="24"/>
            <w:shd w:val="clear" w:color="auto" w:fill="FFFFFF"/>
            <w:rPrChange w:id="289" w:author="재건 최" w:date="2019-12-10T12:50:00Z">
              <w:rPr>
                <w:rFonts w:asciiTheme="majorHAnsi" w:eastAsiaTheme="majorHAnsi" w:hAnsiTheme="majorHAnsi"/>
                <w:shd w:val="clear" w:color="auto" w:fill="FFFFFF"/>
              </w:rPr>
            </w:rPrChange>
          </w:rPr>
          <w:delText>.</w:delText>
        </w:r>
      </w:del>
    </w:p>
    <w:p w14:paraId="39D440EE" w14:textId="77777777" w:rsidR="008B5FBE" w:rsidRPr="00AC6143" w:rsidDel="00757F1C" w:rsidRDefault="008B5FBE">
      <w:pPr>
        <w:pStyle w:val="a3"/>
        <w:snapToGrid/>
        <w:spacing w:line="480" w:lineRule="auto"/>
        <w:ind w:firstLine="800"/>
        <w:rPr>
          <w:del w:id="290" w:author="재건 최" w:date="2019-12-10T12:34:00Z"/>
          <w:rFonts w:asciiTheme="majorHAnsi" w:eastAsiaTheme="majorHAnsi" w:hAnsiTheme="majorHAnsi"/>
          <w:sz w:val="22"/>
          <w:szCs w:val="24"/>
          <w:rPrChange w:id="291" w:author="재건 최" w:date="2019-12-10T12:50:00Z">
            <w:rPr>
              <w:del w:id="292" w:author="재건 최" w:date="2019-12-10T12:34:00Z"/>
              <w:rFonts w:asciiTheme="majorHAnsi" w:eastAsiaTheme="majorHAnsi" w:hAnsiTheme="majorHAnsi"/>
            </w:rPr>
          </w:rPrChange>
        </w:rPr>
        <w:pPrChange w:id="293" w:author="재건 최" w:date="2019-12-10T12:52:00Z">
          <w:pPr>
            <w:pStyle w:val="a3"/>
            <w:snapToGrid/>
            <w:ind w:left="300"/>
          </w:pPr>
        </w:pPrChange>
      </w:pPr>
    </w:p>
    <w:p w14:paraId="1ECBCEA4" w14:textId="77777777" w:rsidR="008B5FBE" w:rsidRPr="00AC6143" w:rsidDel="00757F1C" w:rsidRDefault="008B5FBE">
      <w:pPr>
        <w:pStyle w:val="a3"/>
        <w:snapToGrid/>
        <w:spacing w:line="480" w:lineRule="auto"/>
        <w:ind w:firstLine="800"/>
        <w:rPr>
          <w:del w:id="294" w:author="재건 최" w:date="2019-12-10T12:34:00Z"/>
          <w:rFonts w:asciiTheme="majorHAnsi" w:eastAsiaTheme="majorHAnsi" w:hAnsiTheme="majorHAnsi"/>
          <w:sz w:val="22"/>
          <w:szCs w:val="24"/>
          <w:rPrChange w:id="295" w:author="재건 최" w:date="2019-12-10T12:50:00Z">
            <w:rPr>
              <w:del w:id="296" w:author="재건 최" w:date="2019-12-10T12:34:00Z"/>
              <w:rFonts w:asciiTheme="majorHAnsi" w:eastAsiaTheme="majorHAnsi" w:hAnsiTheme="majorHAnsi"/>
            </w:rPr>
          </w:rPrChange>
        </w:rPr>
        <w:pPrChange w:id="297" w:author="재건 최" w:date="2019-12-10T12:52:00Z">
          <w:pPr>
            <w:pStyle w:val="a3"/>
            <w:snapToGrid/>
            <w:ind w:left="300"/>
          </w:pPr>
        </w:pPrChange>
      </w:pPr>
      <w:del w:id="298" w:author="재건 최" w:date="2019-12-10T12:34:00Z">
        <w:r w:rsidRPr="00AC6143" w:rsidDel="00757F1C">
          <w:rPr>
            <w:rFonts w:asciiTheme="majorHAnsi" w:eastAsiaTheme="majorHAnsi" w:hAnsiTheme="majorHAnsi"/>
            <w:b/>
            <w:bCs/>
            <w:color w:val="FF0000"/>
            <w:sz w:val="22"/>
            <w:szCs w:val="24"/>
            <w:shd w:val="clear" w:color="auto" w:fill="FFFFFF"/>
            <w:rPrChange w:id="299" w:author="재건 최" w:date="2019-12-10T12:50:00Z">
              <w:rPr>
                <w:rFonts w:asciiTheme="majorHAnsi" w:eastAsiaTheme="majorHAnsi" w:hAnsiTheme="majorHAnsi"/>
                <w:b/>
                <w:bCs/>
                <w:color w:val="FF0000"/>
                <w:shd w:val="clear" w:color="auto" w:fill="FFFFFF"/>
              </w:rPr>
            </w:rPrChange>
          </w:rPr>
          <w:delText xml:space="preserve">1. </w:delText>
        </w:r>
        <w:r w:rsidRPr="00AC6143" w:rsidDel="00757F1C">
          <w:rPr>
            <w:rFonts w:asciiTheme="majorHAnsi" w:eastAsiaTheme="majorHAnsi" w:hAnsiTheme="majorHAnsi" w:hint="eastAsia"/>
            <w:b/>
            <w:bCs/>
            <w:color w:val="FF0000"/>
            <w:sz w:val="22"/>
            <w:szCs w:val="24"/>
            <w:shd w:val="clear" w:color="auto" w:fill="FFFFFF"/>
            <w:rPrChange w:id="300" w:author="재건 최" w:date="2019-12-10T12:50:00Z">
              <w:rPr>
                <w:rFonts w:asciiTheme="majorHAnsi" w:eastAsiaTheme="majorHAnsi" w:hAnsiTheme="majorHAnsi" w:hint="eastAsia"/>
                <w:b/>
                <w:bCs/>
                <w:color w:val="FF0000"/>
                <w:shd w:val="clear" w:color="auto" w:fill="FFFFFF"/>
              </w:rPr>
            </w:rPrChange>
          </w:rPr>
          <w:delText>합성</w:delText>
        </w:r>
        <w:r w:rsidRPr="00AC6143" w:rsidDel="00757F1C">
          <w:rPr>
            <w:rFonts w:asciiTheme="majorHAnsi" w:eastAsiaTheme="majorHAnsi" w:hAnsiTheme="majorHAnsi"/>
            <w:b/>
            <w:bCs/>
            <w:color w:val="FF0000"/>
            <w:sz w:val="22"/>
            <w:szCs w:val="24"/>
            <w:shd w:val="clear" w:color="auto" w:fill="FFFFFF"/>
            <w:rPrChange w:id="301" w:author="재건 최" w:date="2019-12-10T12:50:00Z">
              <w:rPr>
                <w:rFonts w:asciiTheme="majorHAnsi" w:eastAsiaTheme="majorHAnsi" w:hAnsiTheme="majorHAnsi"/>
                <w:b/>
                <w:bCs/>
                <w:color w:val="FF0000"/>
                <w:shd w:val="clear" w:color="auto" w:fill="FFFFFF"/>
              </w:rPr>
            </w:rPrChange>
          </w:rPr>
          <w:delText xml:space="preserve"> </w:delText>
        </w:r>
        <w:r w:rsidRPr="00AC6143" w:rsidDel="00757F1C">
          <w:rPr>
            <w:rFonts w:asciiTheme="majorHAnsi" w:eastAsiaTheme="majorHAnsi" w:hAnsiTheme="majorHAnsi" w:hint="eastAsia"/>
            <w:b/>
            <w:bCs/>
            <w:color w:val="FF0000"/>
            <w:sz w:val="22"/>
            <w:szCs w:val="24"/>
            <w:shd w:val="clear" w:color="auto" w:fill="FFFFFF"/>
            <w:rPrChange w:id="302" w:author="재건 최" w:date="2019-12-10T12:50:00Z">
              <w:rPr>
                <w:rFonts w:asciiTheme="majorHAnsi" w:eastAsiaTheme="majorHAnsi" w:hAnsiTheme="majorHAnsi" w:hint="eastAsia"/>
                <w:b/>
                <w:bCs/>
                <w:color w:val="FF0000"/>
                <w:shd w:val="clear" w:color="auto" w:fill="FFFFFF"/>
              </w:rPr>
            </w:rPrChange>
          </w:rPr>
          <w:delText>내용</w:delText>
        </w:r>
        <w:r w:rsidRPr="00AC6143" w:rsidDel="00757F1C">
          <w:rPr>
            <w:rFonts w:asciiTheme="majorHAnsi" w:eastAsiaTheme="majorHAnsi" w:hAnsiTheme="majorHAnsi"/>
            <w:b/>
            <w:bCs/>
            <w:sz w:val="22"/>
            <w:szCs w:val="24"/>
            <w:shd w:val="clear" w:color="auto" w:fill="FFFFFF"/>
            <w:rPrChange w:id="303" w:author="재건 최" w:date="2019-12-10T12:50:00Z">
              <w:rPr>
                <w:rFonts w:asciiTheme="majorHAnsi" w:eastAsiaTheme="majorHAnsi" w:hAnsiTheme="majorHAnsi"/>
                <w:b/>
                <w:bCs/>
                <w:shd w:val="clear" w:color="auto" w:fill="FFFFFF"/>
              </w:rPr>
            </w:rPrChange>
          </w:rPr>
          <w:delText>:</w:delText>
        </w:r>
        <w:r w:rsidRPr="00AC6143" w:rsidDel="00757F1C">
          <w:rPr>
            <w:rFonts w:asciiTheme="majorHAnsi" w:eastAsiaTheme="majorHAnsi" w:hAnsiTheme="majorHAnsi"/>
            <w:sz w:val="22"/>
            <w:szCs w:val="24"/>
            <w:shd w:val="clear" w:color="auto" w:fill="FFFFFF"/>
            <w:rPrChange w:id="304" w:author="재건 최" w:date="2019-12-10T12:50:00Z">
              <w:rPr>
                <w:rFonts w:asciiTheme="majorHAnsi" w:eastAsiaTheme="majorHAnsi" w:hAnsiTheme="majorHAnsi"/>
                <w:shd w:val="clear" w:color="auto" w:fill="FFFFFF"/>
              </w:rPr>
            </w:rPrChange>
          </w:rPr>
          <w:delText xml:space="preserve"> </w:delText>
        </w:r>
      </w:del>
    </w:p>
    <w:p w14:paraId="0BC33DCD" w14:textId="77777777" w:rsidR="008B5FBE" w:rsidRPr="00AC6143" w:rsidDel="00757F1C" w:rsidRDefault="008B5FBE">
      <w:pPr>
        <w:pStyle w:val="a3"/>
        <w:snapToGrid/>
        <w:spacing w:line="480" w:lineRule="auto"/>
        <w:ind w:firstLine="800"/>
        <w:rPr>
          <w:del w:id="305" w:author="재건 최" w:date="2019-12-10T12:34:00Z"/>
          <w:rFonts w:asciiTheme="majorHAnsi" w:eastAsiaTheme="majorHAnsi" w:hAnsiTheme="majorHAnsi"/>
          <w:sz w:val="22"/>
          <w:szCs w:val="24"/>
          <w:rPrChange w:id="306" w:author="재건 최" w:date="2019-12-10T12:50:00Z">
            <w:rPr>
              <w:del w:id="307" w:author="재건 최" w:date="2019-12-10T12:34:00Z"/>
              <w:rFonts w:asciiTheme="majorHAnsi" w:eastAsiaTheme="majorHAnsi" w:hAnsiTheme="majorHAnsi"/>
            </w:rPr>
          </w:rPrChange>
        </w:rPr>
        <w:pPrChange w:id="308" w:author="재건 최" w:date="2019-12-10T12:52:00Z">
          <w:pPr>
            <w:pStyle w:val="a3"/>
            <w:snapToGrid/>
            <w:ind w:left="300"/>
          </w:pPr>
        </w:pPrChange>
      </w:pPr>
      <w:del w:id="309" w:author="재건 최" w:date="2019-12-10T12:34:00Z">
        <w:r w:rsidRPr="00AC6143" w:rsidDel="00757F1C">
          <w:rPr>
            <w:rFonts w:asciiTheme="majorHAnsi" w:eastAsiaTheme="majorHAnsi" w:hAnsiTheme="majorHAnsi"/>
            <w:sz w:val="22"/>
            <w:szCs w:val="24"/>
            <w:shd w:val="clear" w:color="auto" w:fill="FFFFFF"/>
            <w:rPrChange w:id="310"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311" w:author="재건 최" w:date="2019-12-10T12:50:00Z">
              <w:rPr>
                <w:rFonts w:asciiTheme="majorHAnsi" w:eastAsiaTheme="majorHAnsi" w:hAnsiTheme="majorHAnsi" w:hint="eastAsia"/>
                <w:shd w:val="clear" w:color="auto" w:fill="FFFFFF"/>
              </w:rPr>
            </w:rPrChange>
          </w:rPr>
          <w:delText>설계</w:delText>
        </w:r>
        <w:r w:rsidRPr="00AC6143" w:rsidDel="00757F1C">
          <w:rPr>
            <w:rFonts w:asciiTheme="majorHAnsi" w:eastAsiaTheme="majorHAnsi" w:hAnsiTheme="majorHAnsi"/>
            <w:sz w:val="22"/>
            <w:szCs w:val="24"/>
            <w:shd w:val="clear" w:color="auto" w:fill="FFFFFF"/>
            <w:rPrChange w:id="312" w:author="재건 최" w:date="2019-12-10T12:50:00Z">
              <w:rPr>
                <w:rFonts w:asciiTheme="majorHAnsi" w:eastAsiaTheme="majorHAnsi" w:hAnsiTheme="majorHAnsi"/>
                <w:shd w:val="clear" w:color="auto" w:fill="FFFFFF"/>
              </w:rPr>
            </w:rPrChange>
          </w:rPr>
          <w:delText xml:space="preserve"> 목표에 필요한 내용을 조사 분석한 후 그들을 바탕으로 구성한 </w:delText>
        </w:r>
        <w:r w:rsidRPr="00AC6143" w:rsidDel="00757F1C">
          <w:rPr>
            <w:rFonts w:asciiTheme="majorHAnsi" w:eastAsiaTheme="majorHAnsi" w:hAnsiTheme="majorHAnsi" w:hint="eastAsia"/>
            <w:b/>
            <w:bCs/>
            <w:sz w:val="22"/>
            <w:szCs w:val="24"/>
            <w:shd w:val="clear" w:color="auto" w:fill="FFFFFF"/>
            <w:rPrChange w:id="313" w:author="재건 최" w:date="2019-12-10T12:50:00Z">
              <w:rPr>
                <w:rFonts w:asciiTheme="majorHAnsi" w:eastAsiaTheme="majorHAnsi" w:hAnsiTheme="majorHAnsi" w:hint="eastAsia"/>
                <w:b/>
                <w:bCs/>
                <w:shd w:val="clear" w:color="auto" w:fill="FFFFFF"/>
              </w:rPr>
            </w:rPrChange>
          </w:rPr>
          <w:delText>전체</w:delText>
        </w:r>
        <w:r w:rsidRPr="00AC6143" w:rsidDel="00757F1C">
          <w:rPr>
            <w:rFonts w:asciiTheme="majorHAnsi" w:eastAsiaTheme="majorHAnsi" w:hAnsiTheme="majorHAnsi"/>
            <w:b/>
            <w:bCs/>
            <w:sz w:val="22"/>
            <w:szCs w:val="24"/>
            <w:shd w:val="clear" w:color="auto" w:fill="FFFFFF"/>
            <w:rPrChange w:id="314" w:author="재건 최" w:date="2019-12-10T12:50:00Z">
              <w:rPr>
                <w:rFonts w:asciiTheme="majorHAnsi" w:eastAsiaTheme="majorHAnsi" w:hAnsiTheme="majorHAnsi"/>
                <w:b/>
                <w:bCs/>
                <w:shd w:val="clear" w:color="auto" w:fill="FFFFFF"/>
              </w:rPr>
            </w:rPrChange>
          </w:rPr>
          <w:delText xml:space="preserve"> </w:delText>
        </w:r>
        <w:r w:rsidRPr="00AC6143" w:rsidDel="00757F1C">
          <w:rPr>
            <w:rFonts w:asciiTheme="majorHAnsi" w:eastAsiaTheme="majorHAnsi" w:hAnsiTheme="majorHAnsi" w:hint="eastAsia"/>
            <w:b/>
            <w:bCs/>
            <w:sz w:val="22"/>
            <w:szCs w:val="24"/>
            <w:shd w:val="clear" w:color="auto" w:fill="FFFFFF"/>
            <w:rPrChange w:id="315" w:author="재건 최" w:date="2019-12-10T12:50:00Z">
              <w:rPr>
                <w:rFonts w:asciiTheme="majorHAnsi" w:eastAsiaTheme="majorHAnsi" w:hAnsiTheme="majorHAnsi" w:hint="eastAsia"/>
                <w:b/>
                <w:bCs/>
                <w:shd w:val="clear" w:color="auto" w:fill="FFFFFF"/>
              </w:rPr>
            </w:rPrChange>
          </w:rPr>
          <w:delText>프로그램</w:delText>
        </w:r>
        <w:r w:rsidRPr="00AC6143" w:rsidDel="00757F1C">
          <w:rPr>
            <w:rFonts w:asciiTheme="majorHAnsi" w:eastAsiaTheme="majorHAnsi" w:hAnsiTheme="majorHAnsi"/>
            <w:b/>
            <w:bCs/>
            <w:sz w:val="22"/>
            <w:szCs w:val="24"/>
            <w:shd w:val="clear" w:color="auto" w:fill="FFFFFF"/>
            <w:rPrChange w:id="316" w:author="재건 최" w:date="2019-12-10T12:50:00Z">
              <w:rPr>
                <w:rFonts w:asciiTheme="majorHAnsi" w:eastAsiaTheme="majorHAnsi" w:hAnsiTheme="majorHAnsi"/>
                <w:b/>
                <w:bCs/>
                <w:shd w:val="clear" w:color="auto" w:fill="FFFFFF"/>
              </w:rPr>
            </w:rPrChange>
          </w:rPr>
          <w:delText xml:space="preserve"> </w:delText>
        </w:r>
        <w:r w:rsidRPr="00AC6143" w:rsidDel="00757F1C">
          <w:rPr>
            <w:rFonts w:asciiTheme="majorHAnsi" w:eastAsiaTheme="majorHAnsi" w:hAnsiTheme="majorHAnsi" w:hint="eastAsia"/>
            <w:b/>
            <w:bCs/>
            <w:sz w:val="22"/>
            <w:szCs w:val="24"/>
            <w:shd w:val="clear" w:color="auto" w:fill="FFFFFF"/>
            <w:rPrChange w:id="317" w:author="재건 최" w:date="2019-12-10T12:50:00Z">
              <w:rPr>
                <w:rFonts w:asciiTheme="majorHAnsi" w:eastAsiaTheme="majorHAnsi" w:hAnsiTheme="majorHAnsi" w:hint="eastAsia"/>
                <w:b/>
                <w:bCs/>
                <w:shd w:val="clear" w:color="auto" w:fill="FFFFFF"/>
              </w:rPr>
            </w:rPrChange>
          </w:rPr>
          <w:delText>구성도</w:delText>
        </w:r>
        <w:r w:rsidRPr="00AC6143" w:rsidDel="00757F1C">
          <w:rPr>
            <w:rFonts w:asciiTheme="majorHAnsi" w:eastAsiaTheme="majorHAnsi" w:hAnsiTheme="majorHAnsi"/>
            <w:sz w:val="22"/>
            <w:szCs w:val="24"/>
            <w:shd w:val="clear" w:color="auto" w:fill="FFFFFF"/>
            <w:rPrChange w:id="318" w:author="재건 최" w:date="2019-12-10T12:50:00Z">
              <w:rPr>
                <w:rFonts w:asciiTheme="majorHAnsi" w:eastAsiaTheme="majorHAnsi" w:hAnsiTheme="majorHAnsi"/>
                <w:shd w:val="clear" w:color="auto" w:fill="FFFFFF"/>
              </w:rPr>
            </w:rPrChange>
          </w:rPr>
          <w:delText xml:space="preserve">. </w:delText>
        </w:r>
      </w:del>
    </w:p>
    <w:p w14:paraId="5C269B3E" w14:textId="77777777" w:rsidR="008B5FBE" w:rsidRPr="00AC6143" w:rsidDel="00757F1C" w:rsidRDefault="008B5FBE">
      <w:pPr>
        <w:pStyle w:val="a3"/>
        <w:snapToGrid/>
        <w:spacing w:line="480" w:lineRule="auto"/>
        <w:ind w:firstLine="800"/>
        <w:rPr>
          <w:del w:id="319" w:author="재건 최" w:date="2019-12-10T12:34:00Z"/>
          <w:rFonts w:asciiTheme="majorHAnsi" w:eastAsiaTheme="majorHAnsi" w:hAnsiTheme="majorHAnsi"/>
          <w:sz w:val="22"/>
          <w:szCs w:val="24"/>
          <w:rPrChange w:id="320" w:author="재건 최" w:date="2019-12-10T12:50:00Z">
            <w:rPr>
              <w:del w:id="321" w:author="재건 최" w:date="2019-12-10T12:34:00Z"/>
              <w:rFonts w:asciiTheme="majorHAnsi" w:eastAsiaTheme="majorHAnsi" w:hAnsiTheme="majorHAnsi"/>
            </w:rPr>
          </w:rPrChange>
        </w:rPr>
        <w:pPrChange w:id="322" w:author="재건 최" w:date="2019-12-10T12:52:00Z">
          <w:pPr>
            <w:pStyle w:val="a3"/>
            <w:snapToGrid/>
            <w:ind w:left="300"/>
          </w:pPr>
        </w:pPrChange>
      </w:pPr>
    </w:p>
    <w:p w14:paraId="501E7516" w14:textId="77777777" w:rsidR="008B5FBE" w:rsidRPr="00AC6143" w:rsidDel="00757F1C" w:rsidRDefault="008B5FBE">
      <w:pPr>
        <w:pStyle w:val="a3"/>
        <w:snapToGrid/>
        <w:spacing w:line="480" w:lineRule="auto"/>
        <w:ind w:firstLine="800"/>
        <w:rPr>
          <w:del w:id="323" w:author="재건 최" w:date="2019-12-10T12:34:00Z"/>
          <w:rFonts w:asciiTheme="majorHAnsi" w:eastAsiaTheme="majorHAnsi" w:hAnsiTheme="majorHAnsi"/>
          <w:sz w:val="22"/>
          <w:szCs w:val="24"/>
          <w:rPrChange w:id="324" w:author="재건 최" w:date="2019-12-10T12:50:00Z">
            <w:rPr>
              <w:del w:id="325" w:author="재건 최" w:date="2019-12-10T12:34:00Z"/>
              <w:rFonts w:asciiTheme="majorHAnsi" w:eastAsiaTheme="majorHAnsi" w:hAnsiTheme="majorHAnsi"/>
            </w:rPr>
          </w:rPrChange>
        </w:rPr>
        <w:pPrChange w:id="326" w:author="재건 최" w:date="2019-12-10T12:52:00Z">
          <w:pPr>
            <w:pStyle w:val="a3"/>
            <w:snapToGrid/>
            <w:ind w:left="300"/>
          </w:pPr>
        </w:pPrChange>
      </w:pPr>
    </w:p>
    <w:p w14:paraId="3B7EA57C" w14:textId="77777777" w:rsidR="008B5FBE" w:rsidRPr="00AC6143" w:rsidDel="00757F1C" w:rsidRDefault="008B5FBE">
      <w:pPr>
        <w:pStyle w:val="a3"/>
        <w:snapToGrid/>
        <w:spacing w:line="480" w:lineRule="auto"/>
        <w:ind w:firstLine="800"/>
        <w:rPr>
          <w:del w:id="327" w:author="재건 최" w:date="2019-12-10T12:34:00Z"/>
          <w:rFonts w:asciiTheme="majorHAnsi" w:eastAsiaTheme="majorHAnsi" w:hAnsiTheme="majorHAnsi"/>
          <w:sz w:val="22"/>
          <w:szCs w:val="24"/>
          <w:rPrChange w:id="328" w:author="재건 최" w:date="2019-12-10T12:50:00Z">
            <w:rPr>
              <w:del w:id="329" w:author="재건 최" w:date="2019-12-10T12:34:00Z"/>
              <w:rFonts w:asciiTheme="majorHAnsi" w:eastAsiaTheme="majorHAnsi" w:hAnsiTheme="majorHAnsi"/>
            </w:rPr>
          </w:rPrChange>
        </w:rPr>
        <w:pPrChange w:id="330" w:author="재건 최" w:date="2019-12-10T12:52:00Z">
          <w:pPr>
            <w:pStyle w:val="a3"/>
            <w:snapToGrid/>
            <w:ind w:left="300"/>
          </w:pPr>
        </w:pPrChange>
      </w:pPr>
      <w:del w:id="331" w:author="재건 최" w:date="2019-12-10T12:34:00Z">
        <w:r w:rsidRPr="00AC6143" w:rsidDel="00757F1C">
          <w:rPr>
            <w:rFonts w:asciiTheme="majorHAnsi" w:eastAsiaTheme="majorHAnsi" w:hAnsiTheme="majorHAnsi"/>
            <w:b/>
            <w:bCs/>
            <w:color w:val="FF0000"/>
            <w:sz w:val="22"/>
            <w:szCs w:val="24"/>
            <w:shd w:val="clear" w:color="auto" w:fill="FFFFFF"/>
            <w:rPrChange w:id="332" w:author="재건 최" w:date="2019-12-10T12:50:00Z">
              <w:rPr>
                <w:rFonts w:asciiTheme="majorHAnsi" w:eastAsiaTheme="majorHAnsi" w:hAnsiTheme="majorHAnsi"/>
                <w:b/>
                <w:bCs/>
                <w:color w:val="FF0000"/>
                <w:shd w:val="clear" w:color="auto" w:fill="FFFFFF"/>
              </w:rPr>
            </w:rPrChange>
          </w:rPr>
          <w:delText xml:space="preserve">2. </w:delText>
        </w:r>
        <w:r w:rsidRPr="00AC6143" w:rsidDel="00757F1C">
          <w:rPr>
            <w:rFonts w:asciiTheme="majorHAnsi" w:eastAsiaTheme="majorHAnsi" w:hAnsiTheme="majorHAnsi" w:hint="eastAsia"/>
            <w:b/>
            <w:bCs/>
            <w:color w:val="FF0000"/>
            <w:sz w:val="22"/>
            <w:szCs w:val="24"/>
            <w:shd w:val="clear" w:color="auto" w:fill="FFFFFF"/>
            <w:rPrChange w:id="333" w:author="재건 최" w:date="2019-12-10T12:50:00Z">
              <w:rPr>
                <w:rFonts w:asciiTheme="majorHAnsi" w:eastAsiaTheme="majorHAnsi" w:hAnsiTheme="majorHAnsi" w:hint="eastAsia"/>
                <w:b/>
                <w:bCs/>
                <w:color w:val="FF0000"/>
                <w:shd w:val="clear" w:color="auto" w:fill="FFFFFF"/>
              </w:rPr>
            </w:rPrChange>
          </w:rPr>
          <w:delText>제작</w:delText>
        </w:r>
        <w:r w:rsidRPr="00AC6143" w:rsidDel="00757F1C">
          <w:rPr>
            <w:rFonts w:asciiTheme="majorHAnsi" w:eastAsiaTheme="majorHAnsi" w:hAnsiTheme="majorHAnsi"/>
            <w:b/>
            <w:bCs/>
            <w:color w:val="FF0000"/>
            <w:sz w:val="22"/>
            <w:szCs w:val="24"/>
            <w:shd w:val="clear" w:color="auto" w:fill="FFFFFF"/>
            <w:rPrChange w:id="334" w:author="재건 최" w:date="2019-12-10T12:50:00Z">
              <w:rPr>
                <w:rFonts w:asciiTheme="majorHAnsi" w:eastAsiaTheme="majorHAnsi" w:hAnsiTheme="majorHAnsi"/>
                <w:b/>
                <w:bCs/>
                <w:color w:val="FF0000"/>
                <w:shd w:val="clear" w:color="auto" w:fill="FFFFFF"/>
              </w:rPr>
            </w:rPrChange>
          </w:rPr>
          <w:delText xml:space="preserve"> </w:delText>
        </w:r>
        <w:r w:rsidRPr="00AC6143" w:rsidDel="00757F1C">
          <w:rPr>
            <w:rFonts w:asciiTheme="majorHAnsi" w:eastAsiaTheme="majorHAnsi" w:hAnsiTheme="majorHAnsi" w:hint="eastAsia"/>
            <w:b/>
            <w:bCs/>
            <w:color w:val="FF0000"/>
            <w:sz w:val="22"/>
            <w:szCs w:val="24"/>
            <w:shd w:val="clear" w:color="auto" w:fill="FFFFFF"/>
            <w:rPrChange w:id="335" w:author="재건 최" w:date="2019-12-10T12:50:00Z">
              <w:rPr>
                <w:rFonts w:asciiTheme="majorHAnsi" w:eastAsiaTheme="majorHAnsi" w:hAnsiTheme="majorHAnsi" w:hint="eastAsia"/>
                <w:b/>
                <w:bCs/>
                <w:color w:val="FF0000"/>
                <w:shd w:val="clear" w:color="auto" w:fill="FFFFFF"/>
              </w:rPr>
            </w:rPrChange>
          </w:rPr>
          <w:delText>내용</w:delText>
        </w:r>
        <w:r w:rsidRPr="00AC6143" w:rsidDel="00757F1C">
          <w:rPr>
            <w:rFonts w:asciiTheme="majorHAnsi" w:eastAsiaTheme="majorHAnsi" w:hAnsiTheme="majorHAnsi"/>
            <w:b/>
            <w:bCs/>
            <w:sz w:val="22"/>
            <w:szCs w:val="24"/>
            <w:shd w:val="clear" w:color="auto" w:fill="FFFFFF"/>
            <w:rPrChange w:id="336" w:author="재건 최" w:date="2019-12-10T12:50:00Z">
              <w:rPr>
                <w:rFonts w:asciiTheme="majorHAnsi" w:eastAsiaTheme="majorHAnsi" w:hAnsiTheme="majorHAnsi"/>
                <w:b/>
                <w:bCs/>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337" w:author="재건 최" w:date="2019-12-10T12:50:00Z">
              <w:rPr>
                <w:rFonts w:asciiTheme="majorHAnsi" w:eastAsiaTheme="majorHAnsi" w:hAnsiTheme="majorHAnsi" w:hint="eastAsia"/>
                <w:shd w:val="clear" w:color="auto" w:fill="FFFFFF"/>
              </w:rPr>
            </w:rPrChange>
          </w:rPr>
          <w:delText>개발</w:delText>
        </w:r>
        <w:r w:rsidRPr="00AC6143" w:rsidDel="00757F1C">
          <w:rPr>
            <w:rFonts w:asciiTheme="majorHAnsi" w:eastAsiaTheme="majorHAnsi" w:hAnsiTheme="majorHAnsi"/>
            <w:sz w:val="22"/>
            <w:szCs w:val="24"/>
            <w:shd w:val="clear" w:color="auto" w:fill="FFFFFF"/>
            <w:rPrChange w:id="338"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339" w:author="재건 최" w:date="2019-12-10T12:50:00Z">
              <w:rPr>
                <w:rFonts w:asciiTheme="majorHAnsi" w:eastAsiaTheme="majorHAnsi" w:hAnsiTheme="majorHAnsi" w:hint="eastAsia"/>
                <w:shd w:val="clear" w:color="auto" w:fill="FFFFFF"/>
              </w:rPr>
            </w:rPrChange>
          </w:rPr>
          <w:delText>결과</w:delText>
        </w:r>
      </w:del>
    </w:p>
    <w:p w14:paraId="049F4D62" w14:textId="77777777" w:rsidR="008B5FBE" w:rsidRPr="00AC6143" w:rsidDel="00757F1C" w:rsidRDefault="008B5FBE">
      <w:pPr>
        <w:pStyle w:val="a3"/>
        <w:snapToGrid/>
        <w:spacing w:line="480" w:lineRule="auto"/>
        <w:ind w:firstLine="800"/>
        <w:rPr>
          <w:del w:id="340" w:author="재건 최" w:date="2019-12-10T12:34:00Z"/>
          <w:rFonts w:asciiTheme="majorHAnsi" w:eastAsiaTheme="majorHAnsi" w:hAnsiTheme="majorHAnsi"/>
          <w:sz w:val="22"/>
          <w:szCs w:val="24"/>
          <w:rPrChange w:id="341" w:author="재건 최" w:date="2019-12-10T12:50:00Z">
            <w:rPr>
              <w:del w:id="342" w:author="재건 최" w:date="2019-12-10T12:34:00Z"/>
              <w:rFonts w:asciiTheme="majorHAnsi" w:eastAsiaTheme="majorHAnsi" w:hAnsiTheme="majorHAnsi"/>
            </w:rPr>
          </w:rPrChange>
        </w:rPr>
        <w:pPrChange w:id="343" w:author="재건 최" w:date="2019-12-10T12:52:00Z">
          <w:pPr>
            <w:pStyle w:val="a3"/>
            <w:snapToGrid/>
            <w:ind w:left="300"/>
          </w:pPr>
        </w:pPrChange>
      </w:pPr>
      <w:del w:id="344" w:author="재건 최" w:date="2019-12-10T12:34:00Z">
        <w:r w:rsidRPr="00AC6143" w:rsidDel="00757F1C">
          <w:rPr>
            <w:rFonts w:asciiTheme="majorHAnsi" w:eastAsiaTheme="majorHAnsi" w:hAnsiTheme="majorHAnsi"/>
            <w:sz w:val="22"/>
            <w:szCs w:val="24"/>
            <w:shd w:val="clear" w:color="auto" w:fill="FFFFFF"/>
            <w:rPrChange w:id="345"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346" w:author="재건 최" w:date="2019-12-10T12:50:00Z">
              <w:rPr>
                <w:rFonts w:asciiTheme="majorHAnsi" w:eastAsiaTheme="majorHAnsi" w:hAnsiTheme="majorHAnsi" w:hint="eastAsia"/>
                <w:shd w:val="clear" w:color="auto" w:fill="FFFFFF"/>
              </w:rPr>
            </w:rPrChange>
          </w:rPr>
          <w:delText>구현한</w:delText>
        </w:r>
        <w:r w:rsidRPr="00AC6143" w:rsidDel="00757F1C">
          <w:rPr>
            <w:rFonts w:asciiTheme="majorHAnsi" w:eastAsiaTheme="majorHAnsi" w:hAnsiTheme="majorHAnsi"/>
            <w:sz w:val="22"/>
            <w:szCs w:val="24"/>
            <w:shd w:val="clear" w:color="auto" w:fill="FFFFFF"/>
            <w:rPrChange w:id="347"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348" w:author="재건 최" w:date="2019-12-10T12:50:00Z">
              <w:rPr>
                <w:rFonts w:asciiTheme="majorHAnsi" w:eastAsiaTheme="majorHAnsi" w:hAnsiTheme="majorHAnsi" w:hint="eastAsia"/>
                <w:shd w:val="clear" w:color="auto" w:fill="FFFFFF"/>
              </w:rPr>
            </w:rPrChange>
          </w:rPr>
          <w:delText>컴포넌트들에</w:delText>
        </w:r>
        <w:r w:rsidRPr="00AC6143" w:rsidDel="00757F1C">
          <w:rPr>
            <w:rFonts w:asciiTheme="majorHAnsi" w:eastAsiaTheme="majorHAnsi" w:hAnsiTheme="majorHAnsi"/>
            <w:sz w:val="22"/>
            <w:szCs w:val="24"/>
            <w:shd w:val="clear" w:color="auto" w:fill="FFFFFF"/>
            <w:rPrChange w:id="349"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350" w:author="재건 최" w:date="2019-12-10T12:50:00Z">
              <w:rPr>
                <w:rFonts w:asciiTheme="majorHAnsi" w:eastAsiaTheme="majorHAnsi" w:hAnsiTheme="majorHAnsi" w:hint="eastAsia"/>
                <w:shd w:val="clear" w:color="auto" w:fill="FFFFFF"/>
              </w:rPr>
            </w:rPrChange>
          </w:rPr>
          <w:delText>대한</w:delText>
        </w:r>
        <w:r w:rsidRPr="00AC6143" w:rsidDel="00757F1C">
          <w:rPr>
            <w:rFonts w:asciiTheme="majorHAnsi" w:eastAsiaTheme="majorHAnsi" w:hAnsiTheme="majorHAnsi"/>
            <w:sz w:val="22"/>
            <w:szCs w:val="24"/>
            <w:shd w:val="clear" w:color="auto" w:fill="FFFFFF"/>
            <w:rPrChange w:id="351"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352" w:author="재건 최" w:date="2019-12-10T12:50:00Z">
              <w:rPr>
                <w:rFonts w:asciiTheme="majorHAnsi" w:eastAsiaTheme="majorHAnsi" w:hAnsiTheme="majorHAnsi" w:hint="eastAsia"/>
                <w:shd w:val="clear" w:color="auto" w:fill="FFFFFF"/>
              </w:rPr>
            </w:rPrChange>
          </w:rPr>
          <w:delText>역할</w:delText>
        </w:r>
        <w:r w:rsidRPr="00AC6143" w:rsidDel="00757F1C">
          <w:rPr>
            <w:rFonts w:asciiTheme="majorHAnsi" w:eastAsiaTheme="majorHAnsi" w:hAnsiTheme="majorHAnsi"/>
            <w:sz w:val="22"/>
            <w:szCs w:val="24"/>
            <w:shd w:val="clear" w:color="auto" w:fill="FFFFFF"/>
            <w:rPrChange w:id="353"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354" w:author="재건 최" w:date="2019-12-10T12:50:00Z">
              <w:rPr>
                <w:rFonts w:asciiTheme="majorHAnsi" w:eastAsiaTheme="majorHAnsi" w:hAnsiTheme="majorHAnsi" w:hint="eastAsia"/>
                <w:shd w:val="clear" w:color="auto" w:fill="FFFFFF"/>
              </w:rPr>
            </w:rPrChange>
          </w:rPr>
          <w:delText>및</w:delText>
        </w:r>
        <w:r w:rsidRPr="00AC6143" w:rsidDel="00757F1C">
          <w:rPr>
            <w:rFonts w:asciiTheme="majorHAnsi" w:eastAsiaTheme="majorHAnsi" w:hAnsiTheme="majorHAnsi"/>
            <w:sz w:val="22"/>
            <w:szCs w:val="24"/>
            <w:shd w:val="clear" w:color="auto" w:fill="FFFFFF"/>
            <w:rPrChange w:id="355"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356" w:author="재건 최" w:date="2019-12-10T12:50:00Z">
              <w:rPr>
                <w:rFonts w:asciiTheme="majorHAnsi" w:eastAsiaTheme="majorHAnsi" w:hAnsiTheme="majorHAnsi" w:hint="eastAsia"/>
                <w:shd w:val="clear" w:color="auto" w:fill="FFFFFF"/>
              </w:rPr>
            </w:rPrChange>
          </w:rPr>
          <w:delText>구현</w:delText>
        </w:r>
        <w:r w:rsidRPr="00AC6143" w:rsidDel="00757F1C">
          <w:rPr>
            <w:rFonts w:asciiTheme="majorHAnsi" w:eastAsiaTheme="majorHAnsi" w:hAnsiTheme="majorHAnsi"/>
            <w:sz w:val="22"/>
            <w:szCs w:val="24"/>
            <w:shd w:val="clear" w:color="auto" w:fill="FFFFFF"/>
            <w:rPrChange w:id="357"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358" w:author="재건 최" w:date="2019-12-10T12:50:00Z">
              <w:rPr>
                <w:rFonts w:asciiTheme="majorHAnsi" w:eastAsiaTheme="majorHAnsi" w:hAnsiTheme="majorHAnsi" w:hint="eastAsia"/>
                <w:shd w:val="clear" w:color="auto" w:fill="FFFFFF"/>
              </w:rPr>
            </w:rPrChange>
          </w:rPr>
          <w:delText>방법에</w:delText>
        </w:r>
        <w:r w:rsidRPr="00AC6143" w:rsidDel="00757F1C">
          <w:rPr>
            <w:rFonts w:asciiTheme="majorHAnsi" w:eastAsiaTheme="majorHAnsi" w:hAnsiTheme="majorHAnsi"/>
            <w:sz w:val="22"/>
            <w:szCs w:val="24"/>
            <w:shd w:val="clear" w:color="auto" w:fill="FFFFFF"/>
            <w:rPrChange w:id="359"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360" w:author="재건 최" w:date="2019-12-10T12:50:00Z">
              <w:rPr>
                <w:rFonts w:asciiTheme="majorHAnsi" w:eastAsiaTheme="majorHAnsi" w:hAnsiTheme="majorHAnsi" w:hint="eastAsia"/>
                <w:shd w:val="clear" w:color="auto" w:fill="FFFFFF"/>
              </w:rPr>
            </w:rPrChange>
          </w:rPr>
          <w:delText>관한</w:delText>
        </w:r>
        <w:r w:rsidRPr="00AC6143" w:rsidDel="00757F1C">
          <w:rPr>
            <w:rFonts w:asciiTheme="majorHAnsi" w:eastAsiaTheme="majorHAnsi" w:hAnsiTheme="majorHAnsi"/>
            <w:sz w:val="22"/>
            <w:szCs w:val="24"/>
            <w:shd w:val="clear" w:color="auto" w:fill="FFFFFF"/>
            <w:rPrChange w:id="361"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362" w:author="재건 최" w:date="2019-12-10T12:50:00Z">
              <w:rPr>
                <w:rFonts w:asciiTheme="majorHAnsi" w:eastAsiaTheme="majorHAnsi" w:hAnsiTheme="majorHAnsi" w:hint="eastAsia"/>
                <w:shd w:val="clear" w:color="auto" w:fill="FFFFFF"/>
              </w:rPr>
            </w:rPrChange>
          </w:rPr>
          <w:delText>내용을</w:delText>
        </w:r>
        <w:r w:rsidRPr="00AC6143" w:rsidDel="00757F1C">
          <w:rPr>
            <w:rFonts w:asciiTheme="majorHAnsi" w:eastAsiaTheme="majorHAnsi" w:hAnsiTheme="majorHAnsi"/>
            <w:sz w:val="22"/>
            <w:szCs w:val="24"/>
            <w:shd w:val="clear" w:color="auto" w:fill="FFFFFF"/>
            <w:rPrChange w:id="363"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364" w:author="재건 최" w:date="2019-12-10T12:50:00Z">
              <w:rPr>
                <w:rFonts w:asciiTheme="majorHAnsi" w:eastAsiaTheme="majorHAnsi" w:hAnsiTheme="majorHAnsi" w:hint="eastAsia"/>
                <w:shd w:val="clear" w:color="auto" w:fill="FFFFFF"/>
              </w:rPr>
            </w:rPrChange>
          </w:rPr>
          <w:delText>기술할</w:delText>
        </w:r>
        <w:r w:rsidRPr="00AC6143" w:rsidDel="00757F1C">
          <w:rPr>
            <w:rFonts w:asciiTheme="majorHAnsi" w:eastAsiaTheme="majorHAnsi" w:hAnsiTheme="majorHAnsi"/>
            <w:sz w:val="22"/>
            <w:szCs w:val="24"/>
            <w:shd w:val="clear" w:color="auto" w:fill="FFFFFF"/>
            <w:rPrChange w:id="365"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366" w:author="재건 최" w:date="2019-12-10T12:50:00Z">
              <w:rPr>
                <w:rFonts w:asciiTheme="majorHAnsi" w:eastAsiaTheme="majorHAnsi" w:hAnsiTheme="majorHAnsi" w:hint="eastAsia"/>
                <w:shd w:val="clear" w:color="auto" w:fill="FFFFFF"/>
              </w:rPr>
            </w:rPrChange>
          </w:rPr>
          <w:delText>것</w:delText>
        </w:r>
        <w:r w:rsidRPr="00AC6143" w:rsidDel="00757F1C">
          <w:rPr>
            <w:rFonts w:asciiTheme="majorHAnsi" w:eastAsiaTheme="majorHAnsi" w:hAnsiTheme="majorHAnsi"/>
            <w:sz w:val="22"/>
            <w:szCs w:val="24"/>
            <w:shd w:val="clear" w:color="auto" w:fill="FFFFFF"/>
            <w:rPrChange w:id="367" w:author="재건 최" w:date="2019-12-10T12:50:00Z">
              <w:rPr>
                <w:rFonts w:asciiTheme="majorHAnsi" w:eastAsiaTheme="majorHAnsi" w:hAnsiTheme="majorHAnsi"/>
                <w:shd w:val="clear" w:color="auto" w:fill="FFFFFF"/>
              </w:rPr>
            </w:rPrChange>
          </w:rPr>
          <w:delText>. (</w:delText>
        </w:r>
        <w:r w:rsidRPr="00AC6143" w:rsidDel="00757F1C">
          <w:rPr>
            <w:rFonts w:asciiTheme="majorHAnsi" w:eastAsiaTheme="majorHAnsi" w:hAnsiTheme="majorHAnsi" w:hint="eastAsia"/>
            <w:sz w:val="22"/>
            <w:szCs w:val="24"/>
            <w:shd w:val="clear" w:color="auto" w:fill="FFFFFF"/>
            <w:rPrChange w:id="368" w:author="재건 최" w:date="2019-12-10T12:50:00Z">
              <w:rPr>
                <w:rFonts w:asciiTheme="majorHAnsi" w:eastAsiaTheme="majorHAnsi" w:hAnsiTheme="majorHAnsi" w:hint="eastAsia"/>
                <w:shd w:val="clear" w:color="auto" w:fill="FFFFFF"/>
              </w:rPr>
            </w:rPrChange>
          </w:rPr>
          <w:delText>예</w:delText>
        </w:r>
        <w:r w:rsidRPr="00AC6143" w:rsidDel="00757F1C">
          <w:rPr>
            <w:rFonts w:asciiTheme="majorHAnsi" w:eastAsiaTheme="majorHAnsi" w:hAnsiTheme="majorHAnsi"/>
            <w:sz w:val="22"/>
            <w:szCs w:val="24"/>
            <w:shd w:val="clear" w:color="auto" w:fill="FFFFFF"/>
            <w:rPrChange w:id="369"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370" w:author="재건 최" w:date="2019-12-10T12:50:00Z">
              <w:rPr>
                <w:rFonts w:asciiTheme="majorHAnsi" w:eastAsiaTheme="majorHAnsi" w:hAnsiTheme="majorHAnsi" w:hint="eastAsia"/>
                <w:shd w:val="clear" w:color="auto" w:fill="FFFFFF"/>
              </w:rPr>
            </w:rPrChange>
          </w:rPr>
          <w:delText>자료구조</w:delText>
        </w:r>
        <w:r w:rsidRPr="00AC6143" w:rsidDel="00757F1C">
          <w:rPr>
            <w:rFonts w:asciiTheme="majorHAnsi" w:eastAsiaTheme="majorHAnsi" w:hAnsiTheme="majorHAnsi"/>
            <w:sz w:val="22"/>
            <w:szCs w:val="24"/>
            <w:shd w:val="clear" w:color="auto" w:fill="FFFFFF"/>
            <w:rPrChange w:id="371"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372" w:author="재건 최" w:date="2019-12-10T12:50:00Z">
              <w:rPr>
                <w:rFonts w:asciiTheme="majorHAnsi" w:eastAsiaTheme="majorHAnsi" w:hAnsiTheme="majorHAnsi" w:hint="eastAsia"/>
                <w:shd w:val="clear" w:color="auto" w:fill="FFFFFF"/>
              </w:rPr>
            </w:rPrChange>
          </w:rPr>
          <w:delText>알고리즘</w:delText>
        </w:r>
        <w:r w:rsidRPr="00AC6143" w:rsidDel="00757F1C">
          <w:rPr>
            <w:rFonts w:asciiTheme="majorHAnsi" w:eastAsiaTheme="majorHAnsi" w:hAnsiTheme="majorHAnsi"/>
            <w:sz w:val="22"/>
            <w:szCs w:val="24"/>
            <w:shd w:val="clear" w:color="auto" w:fill="FFFFFF"/>
            <w:rPrChange w:id="373" w:author="재건 최" w:date="2019-12-10T12:50:00Z">
              <w:rPr>
                <w:rFonts w:asciiTheme="majorHAnsi" w:eastAsiaTheme="majorHAnsi" w:hAnsiTheme="majorHAnsi"/>
                <w:shd w:val="clear" w:color="auto" w:fill="FFFFFF"/>
              </w:rPr>
            </w:rPrChange>
          </w:rPr>
          <w:delText xml:space="preserve">). </w:delText>
        </w:r>
      </w:del>
    </w:p>
    <w:p w14:paraId="6E685914" w14:textId="77777777" w:rsidR="008B5FBE" w:rsidRPr="00AC6143" w:rsidDel="00757F1C" w:rsidRDefault="008B5FBE">
      <w:pPr>
        <w:pStyle w:val="a3"/>
        <w:snapToGrid/>
        <w:spacing w:line="480" w:lineRule="auto"/>
        <w:ind w:firstLine="800"/>
        <w:rPr>
          <w:del w:id="374" w:author="재건 최" w:date="2019-12-10T12:34:00Z"/>
          <w:rFonts w:asciiTheme="majorHAnsi" w:eastAsiaTheme="majorHAnsi" w:hAnsiTheme="majorHAnsi"/>
          <w:sz w:val="22"/>
          <w:szCs w:val="24"/>
          <w:rPrChange w:id="375" w:author="재건 최" w:date="2019-12-10T12:50:00Z">
            <w:rPr>
              <w:del w:id="376" w:author="재건 최" w:date="2019-12-10T12:34:00Z"/>
              <w:rFonts w:asciiTheme="majorHAnsi" w:eastAsiaTheme="majorHAnsi" w:hAnsiTheme="majorHAnsi"/>
            </w:rPr>
          </w:rPrChange>
        </w:rPr>
        <w:pPrChange w:id="377" w:author="재건 최" w:date="2019-12-10T12:52:00Z">
          <w:pPr>
            <w:pStyle w:val="a3"/>
            <w:snapToGrid/>
            <w:ind w:left="300"/>
          </w:pPr>
        </w:pPrChange>
      </w:pPr>
    </w:p>
    <w:p w14:paraId="342E421D" w14:textId="77777777" w:rsidR="008B5FBE" w:rsidRPr="00AC6143" w:rsidDel="00757F1C" w:rsidRDefault="008B5FBE">
      <w:pPr>
        <w:pStyle w:val="a3"/>
        <w:snapToGrid/>
        <w:spacing w:line="480" w:lineRule="auto"/>
        <w:ind w:firstLine="800"/>
        <w:rPr>
          <w:del w:id="378" w:author="재건 최" w:date="2019-12-10T12:34:00Z"/>
          <w:rFonts w:asciiTheme="majorHAnsi" w:eastAsiaTheme="majorHAnsi" w:hAnsiTheme="majorHAnsi"/>
          <w:sz w:val="22"/>
          <w:szCs w:val="24"/>
          <w:rPrChange w:id="379" w:author="재건 최" w:date="2019-12-10T12:50:00Z">
            <w:rPr>
              <w:del w:id="380" w:author="재건 최" w:date="2019-12-10T12:34:00Z"/>
              <w:rFonts w:asciiTheme="majorHAnsi" w:eastAsiaTheme="majorHAnsi" w:hAnsiTheme="majorHAnsi"/>
            </w:rPr>
          </w:rPrChange>
        </w:rPr>
        <w:pPrChange w:id="381" w:author="재건 최" w:date="2019-12-10T12:52:00Z">
          <w:pPr>
            <w:pStyle w:val="a3"/>
            <w:snapToGrid/>
            <w:ind w:left="300"/>
          </w:pPr>
        </w:pPrChange>
      </w:pPr>
    </w:p>
    <w:p w14:paraId="6DAB1119" w14:textId="77777777" w:rsidR="008B5FBE" w:rsidRPr="00AC6143" w:rsidDel="00757F1C" w:rsidRDefault="008B5FBE">
      <w:pPr>
        <w:pStyle w:val="a3"/>
        <w:snapToGrid/>
        <w:spacing w:line="480" w:lineRule="auto"/>
        <w:ind w:firstLine="800"/>
        <w:rPr>
          <w:del w:id="382" w:author="재건 최" w:date="2019-12-10T12:34:00Z"/>
          <w:rFonts w:asciiTheme="majorHAnsi" w:eastAsiaTheme="majorHAnsi" w:hAnsiTheme="majorHAnsi"/>
          <w:sz w:val="22"/>
          <w:szCs w:val="24"/>
          <w:rPrChange w:id="383" w:author="재건 최" w:date="2019-12-10T12:50:00Z">
            <w:rPr>
              <w:del w:id="384" w:author="재건 최" w:date="2019-12-10T12:34:00Z"/>
              <w:rFonts w:asciiTheme="majorHAnsi" w:eastAsiaTheme="majorHAnsi" w:hAnsiTheme="majorHAnsi"/>
            </w:rPr>
          </w:rPrChange>
        </w:rPr>
        <w:pPrChange w:id="385" w:author="재건 최" w:date="2019-12-10T12:52:00Z">
          <w:pPr>
            <w:pStyle w:val="a3"/>
            <w:snapToGrid/>
            <w:ind w:left="300"/>
          </w:pPr>
        </w:pPrChange>
      </w:pPr>
    </w:p>
    <w:p w14:paraId="56BBDF9F" w14:textId="77777777" w:rsidR="008B5FBE" w:rsidRPr="00AC6143" w:rsidDel="00757F1C" w:rsidRDefault="008B5FBE">
      <w:pPr>
        <w:pStyle w:val="a3"/>
        <w:snapToGrid/>
        <w:spacing w:line="480" w:lineRule="auto"/>
        <w:ind w:firstLine="800"/>
        <w:rPr>
          <w:del w:id="386" w:author="재건 최" w:date="2019-12-10T12:34:00Z"/>
          <w:rFonts w:asciiTheme="majorHAnsi" w:eastAsiaTheme="majorHAnsi" w:hAnsiTheme="majorHAnsi"/>
          <w:sz w:val="22"/>
          <w:szCs w:val="24"/>
          <w:rPrChange w:id="387" w:author="재건 최" w:date="2019-12-10T12:50:00Z">
            <w:rPr>
              <w:del w:id="388" w:author="재건 최" w:date="2019-12-10T12:34:00Z"/>
              <w:rFonts w:asciiTheme="majorHAnsi" w:eastAsiaTheme="majorHAnsi" w:hAnsiTheme="majorHAnsi"/>
            </w:rPr>
          </w:rPrChange>
        </w:rPr>
        <w:pPrChange w:id="389" w:author="재건 최" w:date="2019-12-10T12:52:00Z">
          <w:pPr>
            <w:pStyle w:val="a3"/>
            <w:snapToGrid/>
            <w:ind w:left="300"/>
          </w:pPr>
        </w:pPrChange>
      </w:pPr>
      <w:del w:id="390" w:author="재건 최" w:date="2019-12-10T12:34:00Z">
        <w:r w:rsidRPr="00AC6143" w:rsidDel="00757F1C">
          <w:rPr>
            <w:rFonts w:asciiTheme="majorHAnsi" w:eastAsiaTheme="majorHAnsi" w:hAnsiTheme="majorHAnsi"/>
            <w:b/>
            <w:bCs/>
            <w:color w:val="FF0000"/>
            <w:sz w:val="22"/>
            <w:szCs w:val="24"/>
            <w:shd w:val="clear" w:color="auto" w:fill="FFFFFF"/>
            <w:rPrChange w:id="391" w:author="재건 최" w:date="2019-12-10T12:50:00Z">
              <w:rPr>
                <w:rFonts w:asciiTheme="majorHAnsi" w:eastAsiaTheme="majorHAnsi" w:hAnsiTheme="majorHAnsi"/>
                <w:b/>
                <w:bCs/>
                <w:color w:val="FF0000"/>
                <w:shd w:val="clear" w:color="auto" w:fill="FFFFFF"/>
              </w:rPr>
            </w:rPrChange>
          </w:rPr>
          <w:delText xml:space="preserve">3. </w:delText>
        </w:r>
        <w:r w:rsidRPr="00AC6143" w:rsidDel="00757F1C">
          <w:rPr>
            <w:rFonts w:asciiTheme="majorHAnsi" w:eastAsiaTheme="majorHAnsi" w:hAnsiTheme="majorHAnsi" w:hint="eastAsia"/>
            <w:b/>
            <w:bCs/>
            <w:color w:val="FF0000"/>
            <w:sz w:val="22"/>
            <w:szCs w:val="24"/>
            <w:shd w:val="clear" w:color="auto" w:fill="FFFFFF"/>
            <w:rPrChange w:id="392" w:author="재건 최" w:date="2019-12-10T12:50:00Z">
              <w:rPr>
                <w:rFonts w:asciiTheme="majorHAnsi" w:eastAsiaTheme="majorHAnsi" w:hAnsiTheme="majorHAnsi" w:hint="eastAsia"/>
                <w:b/>
                <w:bCs/>
                <w:color w:val="FF0000"/>
                <w:shd w:val="clear" w:color="auto" w:fill="FFFFFF"/>
              </w:rPr>
            </w:rPrChange>
          </w:rPr>
          <w:delText>시험</w:delText>
        </w:r>
        <w:r w:rsidRPr="00AC6143" w:rsidDel="00757F1C">
          <w:rPr>
            <w:rFonts w:asciiTheme="majorHAnsi" w:eastAsiaTheme="majorHAnsi" w:hAnsiTheme="majorHAnsi"/>
            <w:b/>
            <w:bCs/>
            <w:color w:val="FF0000"/>
            <w:sz w:val="22"/>
            <w:szCs w:val="24"/>
            <w:shd w:val="clear" w:color="auto" w:fill="FFFFFF"/>
            <w:rPrChange w:id="393" w:author="재건 최" w:date="2019-12-10T12:50:00Z">
              <w:rPr>
                <w:rFonts w:asciiTheme="majorHAnsi" w:eastAsiaTheme="majorHAnsi" w:hAnsiTheme="majorHAnsi"/>
                <w:b/>
                <w:bCs/>
                <w:color w:val="FF0000"/>
                <w:shd w:val="clear" w:color="auto" w:fill="FFFFFF"/>
              </w:rPr>
            </w:rPrChange>
          </w:rPr>
          <w:delText xml:space="preserve"> </w:delText>
        </w:r>
        <w:r w:rsidRPr="00AC6143" w:rsidDel="00757F1C">
          <w:rPr>
            <w:rFonts w:asciiTheme="majorHAnsi" w:eastAsiaTheme="majorHAnsi" w:hAnsiTheme="majorHAnsi" w:hint="eastAsia"/>
            <w:b/>
            <w:bCs/>
            <w:color w:val="FF0000"/>
            <w:sz w:val="22"/>
            <w:szCs w:val="24"/>
            <w:shd w:val="clear" w:color="auto" w:fill="FFFFFF"/>
            <w:rPrChange w:id="394" w:author="재건 최" w:date="2019-12-10T12:50:00Z">
              <w:rPr>
                <w:rFonts w:asciiTheme="majorHAnsi" w:eastAsiaTheme="majorHAnsi" w:hAnsiTheme="majorHAnsi" w:hint="eastAsia"/>
                <w:b/>
                <w:bCs/>
                <w:color w:val="FF0000"/>
                <w:shd w:val="clear" w:color="auto" w:fill="FFFFFF"/>
              </w:rPr>
            </w:rPrChange>
          </w:rPr>
          <w:delText>및</w:delText>
        </w:r>
        <w:r w:rsidRPr="00AC6143" w:rsidDel="00757F1C">
          <w:rPr>
            <w:rFonts w:asciiTheme="majorHAnsi" w:eastAsiaTheme="majorHAnsi" w:hAnsiTheme="majorHAnsi"/>
            <w:b/>
            <w:bCs/>
            <w:color w:val="FF0000"/>
            <w:sz w:val="22"/>
            <w:szCs w:val="24"/>
            <w:shd w:val="clear" w:color="auto" w:fill="FFFFFF"/>
            <w:rPrChange w:id="395" w:author="재건 최" w:date="2019-12-10T12:50:00Z">
              <w:rPr>
                <w:rFonts w:asciiTheme="majorHAnsi" w:eastAsiaTheme="majorHAnsi" w:hAnsiTheme="majorHAnsi"/>
                <w:b/>
                <w:bCs/>
                <w:color w:val="FF0000"/>
                <w:shd w:val="clear" w:color="auto" w:fill="FFFFFF"/>
              </w:rPr>
            </w:rPrChange>
          </w:rPr>
          <w:delText xml:space="preserve"> </w:delText>
        </w:r>
        <w:r w:rsidRPr="00AC6143" w:rsidDel="00757F1C">
          <w:rPr>
            <w:rFonts w:asciiTheme="majorHAnsi" w:eastAsiaTheme="majorHAnsi" w:hAnsiTheme="majorHAnsi" w:hint="eastAsia"/>
            <w:b/>
            <w:bCs/>
            <w:color w:val="FF0000"/>
            <w:sz w:val="22"/>
            <w:szCs w:val="24"/>
            <w:shd w:val="clear" w:color="auto" w:fill="FFFFFF"/>
            <w:rPrChange w:id="396" w:author="재건 최" w:date="2019-12-10T12:50:00Z">
              <w:rPr>
                <w:rFonts w:asciiTheme="majorHAnsi" w:eastAsiaTheme="majorHAnsi" w:hAnsiTheme="majorHAnsi" w:hint="eastAsia"/>
                <w:b/>
                <w:bCs/>
                <w:color w:val="FF0000"/>
                <w:shd w:val="clear" w:color="auto" w:fill="FFFFFF"/>
              </w:rPr>
            </w:rPrChange>
          </w:rPr>
          <w:delText>평가</w:delText>
        </w:r>
        <w:r w:rsidRPr="00AC6143" w:rsidDel="00757F1C">
          <w:rPr>
            <w:rFonts w:asciiTheme="majorHAnsi" w:eastAsiaTheme="majorHAnsi" w:hAnsiTheme="majorHAnsi"/>
            <w:b/>
            <w:bCs/>
            <w:color w:val="FF0000"/>
            <w:sz w:val="22"/>
            <w:szCs w:val="24"/>
            <w:shd w:val="clear" w:color="auto" w:fill="FFFFFF"/>
            <w:rPrChange w:id="397" w:author="재건 최" w:date="2019-12-10T12:50:00Z">
              <w:rPr>
                <w:rFonts w:asciiTheme="majorHAnsi" w:eastAsiaTheme="majorHAnsi" w:hAnsiTheme="majorHAnsi"/>
                <w:b/>
                <w:bCs/>
                <w:color w:val="FF0000"/>
                <w:shd w:val="clear" w:color="auto" w:fill="FFFFFF"/>
              </w:rPr>
            </w:rPrChange>
          </w:rPr>
          <w:delText xml:space="preserve"> </w:delText>
        </w:r>
        <w:r w:rsidRPr="00AC6143" w:rsidDel="00757F1C">
          <w:rPr>
            <w:rFonts w:asciiTheme="majorHAnsi" w:eastAsiaTheme="majorHAnsi" w:hAnsiTheme="majorHAnsi" w:hint="eastAsia"/>
            <w:b/>
            <w:bCs/>
            <w:color w:val="FF0000"/>
            <w:sz w:val="22"/>
            <w:szCs w:val="24"/>
            <w:shd w:val="clear" w:color="auto" w:fill="FFFFFF"/>
            <w:rPrChange w:id="398" w:author="재건 최" w:date="2019-12-10T12:50:00Z">
              <w:rPr>
                <w:rFonts w:asciiTheme="majorHAnsi" w:eastAsiaTheme="majorHAnsi" w:hAnsiTheme="majorHAnsi" w:hint="eastAsia"/>
                <w:b/>
                <w:bCs/>
                <w:color w:val="FF0000"/>
                <w:shd w:val="clear" w:color="auto" w:fill="FFFFFF"/>
              </w:rPr>
            </w:rPrChange>
          </w:rPr>
          <w:delText>내용</w:delText>
        </w:r>
        <w:r w:rsidRPr="00AC6143" w:rsidDel="00757F1C">
          <w:rPr>
            <w:rFonts w:asciiTheme="majorHAnsi" w:eastAsiaTheme="majorHAnsi" w:hAnsiTheme="majorHAnsi"/>
            <w:b/>
            <w:bCs/>
            <w:sz w:val="22"/>
            <w:szCs w:val="24"/>
            <w:shd w:val="clear" w:color="auto" w:fill="FFFFFF"/>
            <w:rPrChange w:id="399" w:author="재건 최" w:date="2019-12-10T12:50:00Z">
              <w:rPr>
                <w:rFonts w:asciiTheme="majorHAnsi" w:eastAsiaTheme="majorHAnsi" w:hAnsiTheme="majorHAnsi"/>
                <w:b/>
                <w:bCs/>
                <w:shd w:val="clear" w:color="auto" w:fill="FFFFFF"/>
              </w:rPr>
            </w:rPrChange>
          </w:rPr>
          <w:delText xml:space="preserve">: </w:delText>
        </w:r>
      </w:del>
    </w:p>
    <w:p w14:paraId="007EB434" w14:textId="77777777" w:rsidR="008B5FBE" w:rsidRPr="00AC6143" w:rsidDel="00757F1C" w:rsidRDefault="008B5FBE">
      <w:pPr>
        <w:pStyle w:val="a3"/>
        <w:snapToGrid/>
        <w:spacing w:line="480" w:lineRule="auto"/>
        <w:ind w:firstLine="800"/>
        <w:rPr>
          <w:del w:id="400" w:author="재건 최" w:date="2019-12-10T12:34:00Z"/>
          <w:rFonts w:asciiTheme="majorHAnsi" w:eastAsiaTheme="majorHAnsi" w:hAnsiTheme="majorHAnsi"/>
          <w:sz w:val="22"/>
          <w:szCs w:val="24"/>
          <w:rPrChange w:id="401" w:author="재건 최" w:date="2019-12-10T12:50:00Z">
            <w:rPr>
              <w:del w:id="402" w:author="재건 최" w:date="2019-12-10T12:34:00Z"/>
              <w:rFonts w:asciiTheme="majorHAnsi" w:eastAsiaTheme="majorHAnsi" w:hAnsiTheme="majorHAnsi"/>
            </w:rPr>
          </w:rPrChange>
        </w:rPr>
        <w:pPrChange w:id="403" w:author="재건 최" w:date="2019-12-10T12:52:00Z">
          <w:pPr>
            <w:pStyle w:val="a3"/>
            <w:snapToGrid/>
            <w:ind w:left="300"/>
          </w:pPr>
        </w:pPrChange>
      </w:pPr>
      <w:del w:id="404" w:author="재건 최" w:date="2019-12-10T12:34:00Z">
        <w:r w:rsidRPr="00AC6143" w:rsidDel="00757F1C">
          <w:rPr>
            <w:rFonts w:asciiTheme="majorHAnsi" w:eastAsiaTheme="majorHAnsi" w:hAnsiTheme="majorHAnsi"/>
            <w:sz w:val="22"/>
            <w:szCs w:val="24"/>
            <w:shd w:val="clear" w:color="auto" w:fill="FFFFFF"/>
            <w:rPrChange w:id="405"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406" w:author="재건 최" w:date="2019-12-10T12:50:00Z">
              <w:rPr>
                <w:rFonts w:asciiTheme="majorHAnsi" w:eastAsiaTheme="majorHAnsi" w:hAnsiTheme="majorHAnsi" w:hint="eastAsia"/>
                <w:shd w:val="clear" w:color="auto" w:fill="FFFFFF"/>
              </w:rPr>
            </w:rPrChange>
          </w:rPr>
          <w:delText>평가</w:delText>
        </w:r>
        <w:r w:rsidRPr="00AC6143" w:rsidDel="00757F1C">
          <w:rPr>
            <w:rFonts w:asciiTheme="majorHAnsi" w:eastAsiaTheme="majorHAnsi" w:hAnsiTheme="majorHAnsi"/>
            <w:sz w:val="22"/>
            <w:szCs w:val="24"/>
            <w:shd w:val="clear" w:color="auto" w:fill="FFFFFF"/>
            <w:rPrChange w:id="407"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408" w:author="재건 최" w:date="2019-12-10T12:50:00Z">
              <w:rPr>
                <w:rFonts w:asciiTheme="majorHAnsi" w:eastAsiaTheme="majorHAnsi" w:hAnsiTheme="majorHAnsi" w:hint="eastAsia"/>
                <w:shd w:val="clear" w:color="auto" w:fill="FFFFFF"/>
              </w:rPr>
            </w:rPrChange>
          </w:rPr>
          <w:delText>방법에</w:delText>
        </w:r>
        <w:r w:rsidRPr="00AC6143" w:rsidDel="00757F1C">
          <w:rPr>
            <w:rFonts w:asciiTheme="majorHAnsi" w:eastAsiaTheme="majorHAnsi" w:hAnsiTheme="majorHAnsi"/>
            <w:sz w:val="22"/>
            <w:szCs w:val="24"/>
            <w:shd w:val="clear" w:color="auto" w:fill="FFFFFF"/>
            <w:rPrChange w:id="409"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410" w:author="재건 최" w:date="2019-12-10T12:50:00Z">
              <w:rPr>
                <w:rFonts w:asciiTheme="majorHAnsi" w:eastAsiaTheme="majorHAnsi" w:hAnsiTheme="majorHAnsi" w:hint="eastAsia"/>
                <w:shd w:val="clear" w:color="auto" w:fill="FFFFFF"/>
              </w:rPr>
            </w:rPrChange>
          </w:rPr>
          <w:delText>대한</w:delText>
        </w:r>
        <w:r w:rsidRPr="00AC6143" w:rsidDel="00757F1C">
          <w:rPr>
            <w:rFonts w:asciiTheme="majorHAnsi" w:eastAsiaTheme="majorHAnsi" w:hAnsiTheme="majorHAnsi"/>
            <w:sz w:val="22"/>
            <w:szCs w:val="24"/>
            <w:shd w:val="clear" w:color="auto" w:fill="FFFFFF"/>
            <w:rPrChange w:id="411"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412" w:author="재건 최" w:date="2019-12-10T12:50:00Z">
              <w:rPr>
                <w:rFonts w:asciiTheme="majorHAnsi" w:eastAsiaTheme="majorHAnsi" w:hAnsiTheme="majorHAnsi" w:hint="eastAsia"/>
                <w:shd w:val="clear" w:color="auto" w:fill="FFFFFF"/>
              </w:rPr>
            </w:rPrChange>
          </w:rPr>
          <w:delText>설명을</w:delText>
        </w:r>
        <w:r w:rsidRPr="00AC6143" w:rsidDel="00757F1C">
          <w:rPr>
            <w:rFonts w:asciiTheme="majorHAnsi" w:eastAsiaTheme="majorHAnsi" w:hAnsiTheme="majorHAnsi"/>
            <w:sz w:val="22"/>
            <w:szCs w:val="24"/>
            <w:shd w:val="clear" w:color="auto" w:fill="FFFFFF"/>
            <w:rPrChange w:id="413"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414" w:author="재건 최" w:date="2019-12-10T12:50:00Z">
              <w:rPr>
                <w:rFonts w:asciiTheme="majorHAnsi" w:eastAsiaTheme="majorHAnsi" w:hAnsiTheme="majorHAnsi" w:hint="eastAsia"/>
                <w:shd w:val="clear" w:color="auto" w:fill="FFFFFF"/>
              </w:rPr>
            </w:rPrChange>
          </w:rPr>
          <w:delText>기술하라</w:delText>
        </w:r>
        <w:r w:rsidRPr="00AC6143" w:rsidDel="00757F1C">
          <w:rPr>
            <w:rFonts w:asciiTheme="majorHAnsi" w:eastAsiaTheme="majorHAnsi" w:hAnsiTheme="majorHAnsi"/>
            <w:sz w:val="22"/>
            <w:szCs w:val="24"/>
            <w:shd w:val="clear" w:color="auto" w:fill="FFFFFF"/>
            <w:rPrChange w:id="415" w:author="재건 최" w:date="2019-12-10T12:50:00Z">
              <w:rPr>
                <w:rFonts w:asciiTheme="majorHAnsi" w:eastAsiaTheme="majorHAnsi" w:hAnsiTheme="majorHAnsi"/>
                <w:shd w:val="clear" w:color="auto" w:fill="FFFFFF"/>
              </w:rPr>
            </w:rPrChange>
          </w:rPr>
          <w:delText>.(</w:delText>
        </w:r>
        <w:r w:rsidRPr="00AC6143" w:rsidDel="00757F1C">
          <w:rPr>
            <w:rFonts w:asciiTheme="majorHAnsi" w:eastAsiaTheme="majorHAnsi" w:hAnsiTheme="majorHAnsi" w:hint="eastAsia"/>
            <w:sz w:val="22"/>
            <w:szCs w:val="24"/>
            <w:shd w:val="clear" w:color="auto" w:fill="FFFFFF"/>
            <w:rPrChange w:id="416" w:author="재건 최" w:date="2019-12-10T12:50:00Z">
              <w:rPr>
                <w:rFonts w:asciiTheme="majorHAnsi" w:eastAsiaTheme="majorHAnsi" w:hAnsiTheme="majorHAnsi" w:hint="eastAsia"/>
                <w:shd w:val="clear" w:color="auto" w:fill="FFFFFF"/>
              </w:rPr>
            </w:rPrChange>
          </w:rPr>
          <w:delText>수행</w:delText>
        </w:r>
        <w:r w:rsidRPr="00AC6143" w:rsidDel="00757F1C">
          <w:rPr>
            <w:rFonts w:asciiTheme="majorHAnsi" w:eastAsiaTheme="majorHAnsi" w:hAnsiTheme="majorHAnsi"/>
            <w:sz w:val="22"/>
            <w:szCs w:val="24"/>
            <w:shd w:val="clear" w:color="auto" w:fill="FFFFFF"/>
            <w:rPrChange w:id="417" w:author="재건 최" w:date="2019-12-10T12:50:00Z">
              <w:rPr>
                <w:rFonts w:asciiTheme="majorHAnsi" w:eastAsiaTheme="majorHAnsi" w:hAnsiTheme="majorHAnsi"/>
                <w:shd w:val="clear" w:color="auto" w:fill="FFFFFF"/>
              </w:rPr>
            </w:rPrChange>
          </w:rPr>
          <w:delText xml:space="preserve"> sequence </w:delText>
        </w:r>
        <w:r w:rsidRPr="00AC6143" w:rsidDel="00757F1C">
          <w:rPr>
            <w:rFonts w:asciiTheme="majorHAnsi" w:eastAsiaTheme="majorHAnsi" w:hAnsiTheme="majorHAnsi" w:hint="eastAsia"/>
            <w:sz w:val="22"/>
            <w:szCs w:val="24"/>
            <w:shd w:val="clear" w:color="auto" w:fill="FFFFFF"/>
            <w:rPrChange w:id="418" w:author="재건 최" w:date="2019-12-10T12:50:00Z">
              <w:rPr>
                <w:rFonts w:asciiTheme="majorHAnsi" w:eastAsiaTheme="majorHAnsi" w:hAnsiTheme="majorHAnsi" w:hint="eastAsia"/>
                <w:shd w:val="clear" w:color="auto" w:fill="FFFFFF"/>
              </w:rPr>
            </w:rPrChange>
          </w:rPr>
          <w:delText>등</w:delText>
        </w:r>
        <w:r w:rsidRPr="00AC6143" w:rsidDel="00757F1C">
          <w:rPr>
            <w:rFonts w:asciiTheme="majorHAnsi" w:eastAsiaTheme="majorHAnsi" w:hAnsiTheme="majorHAnsi"/>
            <w:sz w:val="22"/>
            <w:szCs w:val="24"/>
            <w:shd w:val="clear" w:color="auto" w:fill="FFFFFF"/>
            <w:rPrChange w:id="419" w:author="재건 최" w:date="2019-12-10T12:50:00Z">
              <w:rPr>
                <w:rFonts w:asciiTheme="majorHAnsi" w:eastAsiaTheme="majorHAnsi" w:hAnsiTheme="majorHAnsi"/>
                <w:shd w:val="clear" w:color="auto" w:fill="FFFFFF"/>
              </w:rPr>
            </w:rPrChange>
          </w:rPr>
          <w:delText xml:space="preserve">) </w:delText>
        </w:r>
      </w:del>
    </w:p>
    <w:p w14:paraId="17D3CF6A" w14:textId="77777777" w:rsidR="008B5FBE" w:rsidRPr="00AC6143" w:rsidDel="00757F1C" w:rsidRDefault="008B5FBE">
      <w:pPr>
        <w:pStyle w:val="a3"/>
        <w:snapToGrid/>
        <w:spacing w:line="480" w:lineRule="auto"/>
        <w:ind w:firstLine="800"/>
        <w:rPr>
          <w:del w:id="420" w:author="재건 최" w:date="2019-12-10T12:34:00Z"/>
          <w:rFonts w:asciiTheme="majorHAnsi" w:eastAsiaTheme="majorHAnsi" w:hAnsiTheme="majorHAnsi"/>
          <w:sz w:val="22"/>
          <w:szCs w:val="24"/>
          <w:rPrChange w:id="421" w:author="재건 최" w:date="2019-12-10T12:50:00Z">
            <w:rPr>
              <w:del w:id="422" w:author="재건 최" w:date="2019-12-10T12:34:00Z"/>
              <w:rFonts w:asciiTheme="majorHAnsi" w:eastAsiaTheme="majorHAnsi" w:hAnsiTheme="majorHAnsi"/>
            </w:rPr>
          </w:rPrChange>
        </w:rPr>
        <w:pPrChange w:id="423" w:author="재건 최" w:date="2019-12-10T12:52:00Z">
          <w:pPr>
            <w:pStyle w:val="a3"/>
            <w:snapToGrid/>
            <w:ind w:left="300"/>
          </w:pPr>
        </w:pPrChange>
      </w:pPr>
      <w:del w:id="424" w:author="재건 최" w:date="2019-12-10T12:34:00Z">
        <w:r w:rsidRPr="00AC6143" w:rsidDel="00757F1C">
          <w:rPr>
            <w:rFonts w:asciiTheme="majorHAnsi" w:eastAsiaTheme="majorHAnsi" w:hAnsiTheme="majorHAnsi"/>
            <w:sz w:val="22"/>
            <w:szCs w:val="24"/>
            <w:shd w:val="clear" w:color="auto" w:fill="FFFFFF"/>
            <w:rPrChange w:id="425"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426" w:author="재건 최" w:date="2019-12-10T12:50:00Z">
              <w:rPr>
                <w:rFonts w:asciiTheme="majorHAnsi" w:eastAsiaTheme="majorHAnsi" w:hAnsiTheme="majorHAnsi" w:hint="eastAsia"/>
                <w:shd w:val="clear" w:color="auto" w:fill="FFFFFF"/>
              </w:rPr>
            </w:rPrChange>
          </w:rPr>
          <w:delText>자신들의</w:delText>
        </w:r>
        <w:r w:rsidRPr="00AC6143" w:rsidDel="00757F1C">
          <w:rPr>
            <w:rFonts w:asciiTheme="majorHAnsi" w:eastAsiaTheme="majorHAnsi" w:hAnsiTheme="majorHAnsi"/>
            <w:sz w:val="22"/>
            <w:szCs w:val="24"/>
            <w:shd w:val="clear" w:color="auto" w:fill="FFFFFF"/>
            <w:rPrChange w:id="427" w:author="재건 최" w:date="2019-12-10T12:50:00Z">
              <w:rPr>
                <w:rFonts w:asciiTheme="majorHAnsi" w:eastAsiaTheme="majorHAnsi" w:hAnsiTheme="majorHAnsi"/>
                <w:shd w:val="clear" w:color="auto" w:fill="FFFFFF"/>
              </w:rPr>
            </w:rPrChange>
          </w:rPr>
          <w:delText xml:space="preserve"> 결과물이 갖는 </w:delText>
        </w:r>
        <w:r w:rsidRPr="00AC6143" w:rsidDel="00757F1C">
          <w:rPr>
            <w:rFonts w:asciiTheme="majorHAnsi" w:eastAsiaTheme="majorHAnsi" w:hAnsiTheme="majorHAnsi" w:hint="eastAsia"/>
            <w:b/>
            <w:bCs/>
            <w:color w:val="FF0000"/>
            <w:sz w:val="22"/>
            <w:szCs w:val="24"/>
            <w:shd w:val="clear" w:color="auto" w:fill="FFFFFF"/>
            <w:rPrChange w:id="428" w:author="재건 최" w:date="2019-12-10T12:50:00Z">
              <w:rPr>
                <w:rFonts w:asciiTheme="majorHAnsi" w:eastAsiaTheme="majorHAnsi" w:hAnsiTheme="majorHAnsi" w:hint="eastAsia"/>
                <w:b/>
                <w:bCs/>
                <w:color w:val="FF0000"/>
                <w:shd w:val="clear" w:color="auto" w:fill="FFFFFF"/>
              </w:rPr>
            </w:rPrChange>
          </w:rPr>
          <w:delText>보건</w:delText>
        </w:r>
        <w:r w:rsidRPr="00AC6143" w:rsidDel="00757F1C">
          <w:rPr>
            <w:rFonts w:asciiTheme="majorHAnsi" w:eastAsiaTheme="majorHAnsi" w:hAnsiTheme="majorHAnsi"/>
            <w:b/>
            <w:bCs/>
            <w:color w:val="FF0000"/>
            <w:sz w:val="22"/>
            <w:szCs w:val="24"/>
            <w:shd w:val="clear" w:color="auto" w:fill="FFFFFF"/>
            <w:rPrChange w:id="429" w:author="재건 최" w:date="2019-12-10T12:50:00Z">
              <w:rPr>
                <w:rFonts w:asciiTheme="majorHAnsi" w:eastAsiaTheme="majorHAnsi" w:hAnsiTheme="majorHAnsi"/>
                <w:b/>
                <w:bCs/>
                <w:color w:val="FF0000"/>
                <w:shd w:val="clear" w:color="auto" w:fill="FFFFFF"/>
              </w:rPr>
            </w:rPrChange>
          </w:rPr>
          <w:delText xml:space="preserve"> </w:delText>
        </w:r>
        <w:r w:rsidRPr="00AC6143" w:rsidDel="00757F1C">
          <w:rPr>
            <w:rFonts w:asciiTheme="majorHAnsi" w:eastAsiaTheme="majorHAnsi" w:hAnsiTheme="majorHAnsi" w:hint="eastAsia"/>
            <w:b/>
            <w:bCs/>
            <w:color w:val="FF0000"/>
            <w:sz w:val="22"/>
            <w:szCs w:val="24"/>
            <w:shd w:val="clear" w:color="auto" w:fill="FFFFFF"/>
            <w:rPrChange w:id="430" w:author="재건 최" w:date="2019-12-10T12:50:00Z">
              <w:rPr>
                <w:rFonts w:asciiTheme="majorHAnsi" w:eastAsiaTheme="majorHAnsi" w:hAnsiTheme="majorHAnsi" w:hint="eastAsia"/>
                <w:b/>
                <w:bCs/>
                <w:color w:val="FF0000"/>
                <w:shd w:val="clear" w:color="auto" w:fill="FFFFFF"/>
              </w:rPr>
            </w:rPrChange>
          </w:rPr>
          <w:delText>및</w:delText>
        </w:r>
        <w:r w:rsidRPr="00AC6143" w:rsidDel="00757F1C">
          <w:rPr>
            <w:rFonts w:asciiTheme="majorHAnsi" w:eastAsiaTheme="majorHAnsi" w:hAnsiTheme="majorHAnsi"/>
            <w:b/>
            <w:bCs/>
            <w:color w:val="FF0000"/>
            <w:sz w:val="22"/>
            <w:szCs w:val="24"/>
            <w:shd w:val="clear" w:color="auto" w:fill="FFFFFF"/>
            <w:rPrChange w:id="431" w:author="재건 최" w:date="2019-12-10T12:50:00Z">
              <w:rPr>
                <w:rFonts w:asciiTheme="majorHAnsi" w:eastAsiaTheme="majorHAnsi" w:hAnsiTheme="majorHAnsi"/>
                <w:b/>
                <w:bCs/>
                <w:color w:val="FF0000"/>
                <w:shd w:val="clear" w:color="auto" w:fill="FFFFFF"/>
              </w:rPr>
            </w:rPrChange>
          </w:rPr>
          <w:delText xml:space="preserve"> </w:delText>
        </w:r>
        <w:r w:rsidRPr="00AC6143" w:rsidDel="00757F1C">
          <w:rPr>
            <w:rFonts w:asciiTheme="majorHAnsi" w:eastAsiaTheme="majorHAnsi" w:hAnsiTheme="majorHAnsi" w:hint="eastAsia"/>
            <w:b/>
            <w:bCs/>
            <w:color w:val="FF0000"/>
            <w:sz w:val="22"/>
            <w:szCs w:val="24"/>
            <w:shd w:val="clear" w:color="auto" w:fill="FFFFFF"/>
            <w:rPrChange w:id="432" w:author="재건 최" w:date="2019-12-10T12:50:00Z">
              <w:rPr>
                <w:rFonts w:asciiTheme="majorHAnsi" w:eastAsiaTheme="majorHAnsi" w:hAnsiTheme="majorHAnsi" w:hint="eastAsia"/>
                <w:b/>
                <w:bCs/>
                <w:color w:val="FF0000"/>
                <w:shd w:val="clear" w:color="auto" w:fill="FFFFFF"/>
              </w:rPr>
            </w:rPrChange>
          </w:rPr>
          <w:delText>안정</w:delText>
        </w:r>
        <w:r w:rsidRPr="00AC6143" w:rsidDel="00757F1C">
          <w:rPr>
            <w:rFonts w:asciiTheme="majorHAnsi" w:eastAsiaTheme="majorHAnsi" w:hAnsiTheme="majorHAnsi"/>
            <w:sz w:val="22"/>
            <w:szCs w:val="24"/>
            <w:shd w:val="clear" w:color="auto" w:fill="FFFFFF"/>
            <w:rPrChange w:id="433"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b/>
            <w:bCs/>
            <w:color w:val="FF0000"/>
            <w:sz w:val="22"/>
            <w:szCs w:val="24"/>
            <w:shd w:val="clear" w:color="auto" w:fill="FFFFFF"/>
            <w:rPrChange w:id="434" w:author="재건 최" w:date="2019-12-10T12:50:00Z">
              <w:rPr>
                <w:rFonts w:asciiTheme="majorHAnsi" w:eastAsiaTheme="majorHAnsi" w:hAnsiTheme="majorHAnsi" w:hint="eastAsia"/>
                <w:b/>
                <w:bCs/>
                <w:color w:val="FF0000"/>
                <w:shd w:val="clear" w:color="auto" w:fill="FFFFFF"/>
              </w:rPr>
            </w:rPrChange>
          </w:rPr>
          <w:delText>생산성과</w:delText>
        </w:r>
        <w:r w:rsidRPr="00AC6143" w:rsidDel="00757F1C">
          <w:rPr>
            <w:rFonts w:asciiTheme="majorHAnsi" w:eastAsiaTheme="majorHAnsi" w:hAnsiTheme="majorHAnsi"/>
            <w:b/>
            <w:bCs/>
            <w:color w:val="FF0000"/>
            <w:sz w:val="22"/>
            <w:szCs w:val="24"/>
            <w:shd w:val="clear" w:color="auto" w:fill="FFFFFF"/>
            <w:rPrChange w:id="435" w:author="재건 최" w:date="2019-12-10T12:50:00Z">
              <w:rPr>
                <w:rFonts w:asciiTheme="majorHAnsi" w:eastAsiaTheme="majorHAnsi" w:hAnsiTheme="majorHAnsi"/>
                <w:b/>
                <w:bCs/>
                <w:color w:val="FF0000"/>
                <w:shd w:val="clear" w:color="auto" w:fill="FFFFFF"/>
              </w:rPr>
            </w:rPrChange>
          </w:rPr>
          <w:delText xml:space="preserve"> </w:delText>
        </w:r>
        <w:r w:rsidRPr="00AC6143" w:rsidDel="00757F1C">
          <w:rPr>
            <w:rFonts w:asciiTheme="majorHAnsi" w:eastAsiaTheme="majorHAnsi" w:hAnsiTheme="majorHAnsi" w:hint="eastAsia"/>
            <w:b/>
            <w:bCs/>
            <w:color w:val="FF0000"/>
            <w:sz w:val="22"/>
            <w:szCs w:val="24"/>
            <w:shd w:val="clear" w:color="auto" w:fill="FFFFFF"/>
            <w:rPrChange w:id="436" w:author="재건 최" w:date="2019-12-10T12:50:00Z">
              <w:rPr>
                <w:rFonts w:asciiTheme="majorHAnsi" w:eastAsiaTheme="majorHAnsi" w:hAnsiTheme="majorHAnsi" w:hint="eastAsia"/>
                <w:b/>
                <w:bCs/>
                <w:color w:val="FF0000"/>
                <w:shd w:val="clear" w:color="auto" w:fill="FFFFFF"/>
              </w:rPr>
            </w:rPrChange>
          </w:rPr>
          <w:delText>내구성</w:delText>
        </w:r>
        <w:r w:rsidRPr="00AC6143" w:rsidDel="00757F1C">
          <w:rPr>
            <w:rFonts w:asciiTheme="majorHAnsi" w:eastAsiaTheme="majorHAnsi" w:hAnsiTheme="majorHAnsi" w:hint="eastAsia"/>
            <w:sz w:val="22"/>
            <w:szCs w:val="24"/>
            <w:shd w:val="clear" w:color="auto" w:fill="FFFFFF"/>
            <w:rPrChange w:id="437" w:author="재건 최" w:date="2019-12-10T12:50:00Z">
              <w:rPr>
                <w:rFonts w:asciiTheme="majorHAnsi" w:eastAsiaTheme="majorHAnsi" w:hAnsiTheme="majorHAnsi" w:hint="eastAsia"/>
                <w:shd w:val="clear" w:color="auto" w:fill="FFFFFF"/>
              </w:rPr>
            </w:rPrChange>
          </w:rPr>
          <w:delText>에</w:delText>
        </w:r>
        <w:r w:rsidRPr="00AC6143" w:rsidDel="00757F1C">
          <w:rPr>
            <w:rFonts w:asciiTheme="majorHAnsi" w:eastAsiaTheme="majorHAnsi" w:hAnsiTheme="majorHAnsi"/>
            <w:sz w:val="22"/>
            <w:szCs w:val="24"/>
            <w:shd w:val="clear" w:color="auto" w:fill="FFFFFF"/>
            <w:rPrChange w:id="438"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439" w:author="재건 최" w:date="2019-12-10T12:50:00Z">
              <w:rPr>
                <w:rFonts w:asciiTheme="majorHAnsi" w:eastAsiaTheme="majorHAnsi" w:hAnsiTheme="majorHAnsi" w:hint="eastAsia"/>
                <w:shd w:val="clear" w:color="auto" w:fill="FFFFFF"/>
              </w:rPr>
            </w:rPrChange>
          </w:rPr>
          <w:delText>대하여</w:delText>
        </w:r>
        <w:r w:rsidRPr="00AC6143" w:rsidDel="00757F1C">
          <w:rPr>
            <w:rFonts w:asciiTheme="majorHAnsi" w:eastAsiaTheme="majorHAnsi" w:hAnsiTheme="majorHAnsi"/>
            <w:sz w:val="22"/>
            <w:szCs w:val="24"/>
            <w:shd w:val="clear" w:color="auto" w:fill="FFFFFF"/>
            <w:rPrChange w:id="440"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441" w:author="재건 최" w:date="2019-12-10T12:50:00Z">
              <w:rPr>
                <w:rFonts w:asciiTheme="majorHAnsi" w:eastAsiaTheme="majorHAnsi" w:hAnsiTheme="majorHAnsi" w:hint="eastAsia"/>
                <w:shd w:val="clear" w:color="auto" w:fill="FFFFFF"/>
              </w:rPr>
            </w:rPrChange>
          </w:rPr>
          <w:delText>반드시</w:delText>
        </w:r>
        <w:r w:rsidRPr="00AC6143" w:rsidDel="00757F1C">
          <w:rPr>
            <w:rFonts w:asciiTheme="majorHAnsi" w:eastAsiaTheme="majorHAnsi" w:hAnsiTheme="majorHAnsi"/>
            <w:sz w:val="22"/>
            <w:szCs w:val="24"/>
            <w:shd w:val="clear" w:color="auto" w:fill="FFFFFF"/>
            <w:rPrChange w:id="442"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443" w:author="재건 최" w:date="2019-12-10T12:50:00Z">
              <w:rPr>
                <w:rFonts w:asciiTheme="majorHAnsi" w:eastAsiaTheme="majorHAnsi" w:hAnsiTheme="majorHAnsi" w:hint="eastAsia"/>
                <w:shd w:val="clear" w:color="auto" w:fill="FFFFFF"/>
              </w:rPr>
            </w:rPrChange>
          </w:rPr>
          <w:delText>기술할</w:delText>
        </w:r>
        <w:r w:rsidRPr="00AC6143" w:rsidDel="00757F1C">
          <w:rPr>
            <w:rFonts w:asciiTheme="majorHAnsi" w:eastAsiaTheme="majorHAnsi" w:hAnsiTheme="majorHAnsi"/>
            <w:sz w:val="22"/>
            <w:szCs w:val="24"/>
            <w:shd w:val="clear" w:color="auto" w:fill="FFFFFF"/>
            <w:rPrChange w:id="444"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445" w:author="재건 최" w:date="2019-12-10T12:50:00Z">
              <w:rPr>
                <w:rFonts w:asciiTheme="majorHAnsi" w:eastAsiaTheme="majorHAnsi" w:hAnsiTheme="majorHAnsi" w:hint="eastAsia"/>
                <w:shd w:val="clear" w:color="auto" w:fill="FFFFFF"/>
              </w:rPr>
            </w:rPrChange>
          </w:rPr>
          <w:delText>것</w:delText>
        </w:r>
        <w:r w:rsidRPr="00AC6143" w:rsidDel="00757F1C">
          <w:rPr>
            <w:rFonts w:asciiTheme="majorHAnsi" w:eastAsiaTheme="majorHAnsi" w:hAnsiTheme="majorHAnsi"/>
            <w:sz w:val="22"/>
            <w:szCs w:val="24"/>
            <w:shd w:val="clear" w:color="auto" w:fill="FFFFFF"/>
            <w:rPrChange w:id="446" w:author="재건 최" w:date="2019-12-10T12:50:00Z">
              <w:rPr>
                <w:rFonts w:asciiTheme="majorHAnsi" w:eastAsiaTheme="majorHAnsi" w:hAnsiTheme="majorHAnsi"/>
                <w:shd w:val="clear" w:color="auto" w:fill="FFFFFF"/>
              </w:rPr>
            </w:rPrChange>
          </w:rPr>
          <w:delText>.</w:delText>
        </w:r>
      </w:del>
    </w:p>
    <w:p w14:paraId="33C8C28B" w14:textId="77777777" w:rsidR="008B5FBE" w:rsidRPr="00AC6143" w:rsidDel="00757F1C" w:rsidRDefault="008B5FBE">
      <w:pPr>
        <w:pStyle w:val="a3"/>
        <w:snapToGrid/>
        <w:spacing w:line="480" w:lineRule="auto"/>
        <w:ind w:firstLine="800"/>
        <w:rPr>
          <w:del w:id="447" w:author="재건 최" w:date="2019-12-10T12:34:00Z"/>
          <w:rFonts w:asciiTheme="majorHAnsi" w:eastAsiaTheme="majorHAnsi" w:hAnsiTheme="majorHAnsi"/>
          <w:sz w:val="22"/>
          <w:szCs w:val="24"/>
          <w:rPrChange w:id="448" w:author="재건 최" w:date="2019-12-10T12:50:00Z">
            <w:rPr>
              <w:del w:id="449" w:author="재건 최" w:date="2019-12-10T12:34:00Z"/>
              <w:rFonts w:asciiTheme="majorHAnsi" w:eastAsiaTheme="majorHAnsi" w:hAnsiTheme="majorHAnsi"/>
            </w:rPr>
          </w:rPrChange>
        </w:rPr>
        <w:pPrChange w:id="450" w:author="재건 최" w:date="2019-12-10T12:52:00Z">
          <w:pPr>
            <w:pStyle w:val="a3"/>
            <w:snapToGrid/>
          </w:pPr>
        </w:pPrChange>
      </w:pPr>
    </w:p>
    <w:p w14:paraId="37DC13D8" w14:textId="77777777" w:rsidR="008B5FBE" w:rsidRPr="00AC6143" w:rsidDel="00757F1C" w:rsidRDefault="008B5FBE">
      <w:pPr>
        <w:pStyle w:val="a3"/>
        <w:snapToGrid/>
        <w:spacing w:line="480" w:lineRule="auto"/>
        <w:ind w:firstLine="800"/>
        <w:rPr>
          <w:del w:id="451" w:author="재건 최" w:date="2019-12-10T12:34:00Z"/>
          <w:rFonts w:asciiTheme="majorHAnsi" w:eastAsiaTheme="majorHAnsi" w:hAnsiTheme="majorHAnsi"/>
          <w:sz w:val="22"/>
          <w:szCs w:val="24"/>
          <w:rPrChange w:id="452" w:author="재건 최" w:date="2019-12-10T12:50:00Z">
            <w:rPr>
              <w:del w:id="453" w:author="재건 최" w:date="2019-12-10T12:34:00Z"/>
              <w:rFonts w:asciiTheme="majorHAnsi" w:eastAsiaTheme="majorHAnsi" w:hAnsiTheme="majorHAnsi"/>
            </w:rPr>
          </w:rPrChange>
        </w:rPr>
        <w:pPrChange w:id="454" w:author="재건 최" w:date="2019-12-10T12:52:00Z">
          <w:pPr>
            <w:pStyle w:val="a3"/>
            <w:snapToGrid/>
          </w:pPr>
        </w:pPrChange>
      </w:pPr>
      <w:del w:id="455" w:author="재건 최" w:date="2019-12-10T12:34:00Z">
        <w:r w:rsidRPr="00AC6143" w:rsidDel="00757F1C">
          <w:rPr>
            <w:rFonts w:asciiTheme="majorHAnsi" w:eastAsiaTheme="majorHAnsi" w:hAnsiTheme="majorHAnsi"/>
            <w:b/>
            <w:bCs/>
            <w:sz w:val="28"/>
            <w:szCs w:val="28"/>
            <w:shd w:val="clear" w:color="auto" w:fill="FFFFFF"/>
            <w:rPrChange w:id="456" w:author="재건 최" w:date="2019-12-10T12:50:00Z">
              <w:rPr>
                <w:rFonts w:asciiTheme="majorHAnsi" w:eastAsiaTheme="majorHAnsi" w:hAnsiTheme="majorHAnsi"/>
                <w:b/>
                <w:bCs/>
                <w:sz w:val="26"/>
                <w:szCs w:val="26"/>
                <w:shd w:val="clear" w:color="auto" w:fill="FFFFFF"/>
              </w:rPr>
            </w:rPrChange>
          </w:rPr>
          <w:delText xml:space="preserve">V. </w:delText>
        </w:r>
        <w:r w:rsidRPr="00AC6143" w:rsidDel="00757F1C">
          <w:rPr>
            <w:rFonts w:asciiTheme="majorHAnsi" w:eastAsiaTheme="majorHAnsi" w:hAnsiTheme="majorHAnsi" w:hint="eastAsia"/>
            <w:b/>
            <w:bCs/>
            <w:sz w:val="28"/>
            <w:szCs w:val="28"/>
            <w:shd w:val="clear" w:color="auto" w:fill="FFFFFF"/>
            <w:rPrChange w:id="457" w:author="재건 최" w:date="2019-12-10T12:50:00Z">
              <w:rPr>
                <w:rFonts w:asciiTheme="majorHAnsi" w:eastAsiaTheme="majorHAnsi" w:hAnsiTheme="majorHAnsi" w:hint="eastAsia"/>
                <w:b/>
                <w:bCs/>
                <w:sz w:val="26"/>
                <w:szCs w:val="26"/>
                <w:shd w:val="clear" w:color="auto" w:fill="FFFFFF"/>
              </w:rPr>
            </w:rPrChange>
          </w:rPr>
          <w:delText>기타</w:delText>
        </w:r>
      </w:del>
    </w:p>
    <w:p w14:paraId="10F2104A" w14:textId="77777777" w:rsidR="008B5FBE" w:rsidRPr="00AC6143" w:rsidDel="00757F1C" w:rsidRDefault="008B5FBE">
      <w:pPr>
        <w:pStyle w:val="a3"/>
        <w:snapToGrid/>
        <w:spacing w:line="480" w:lineRule="auto"/>
        <w:ind w:firstLine="800"/>
        <w:rPr>
          <w:del w:id="458" w:author="재건 최" w:date="2019-12-10T12:34:00Z"/>
          <w:rFonts w:asciiTheme="majorHAnsi" w:eastAsiaTheme="majorHAnsi" w:hAnsiTheme="majorHAnsi"/>
          <w:sz w:val="22"/>
          <w:szCs w:val="24"/>
          <w:rPrChange w:id="459" w:author="재건 최" w:date="2019-12-10T12:50:00Z">
            <w:rPr>
              <w:del w:id="460" w:author="재건 최" w:date="2019-12-10T12:34:00Z"/>
              <w:rFonts w:asciiTheme="majorHAnsi" w:eastAsiaTheme="majorHAnsi" w:hAnsiTheme="majorHAnsi"/>
            </w:rPr>
          </w:rPrChange>
        </w:rPr>
        <w:pPrChange w:id="461" w:author="재건 최" w:date="2019-12-10T12:52:00Z">
          <w:pPr>
            <w:pStyle w:val="a3"/>
            <w:snapToGrid/>
          </w:pPr>
        </w:pPrChange>
      </w:pPr>
    </w:p>
    <w:p w14:paraId="31679557" w14:textId="77777777" w:rsidR="008B5FBE" w:rsidRPr="00AC6143" w:rsidDel="00757F1C" w:rsidRDefault="008B5FBE">
      <w:pPr>
        <w:pStyle w:val="a3"/>
        <w:snapToGrid/>
        <w:spacing w:line="480" w:lineRule="auto"/>
        <w:ind w:firstLine="800"/>
        <w:rPr>
          <w:del w:id="462" w:author="재건 최" w:date="2019-12-10T12:34:00Z"/>
          <w:rFonts w:asciiTheme="majorHAnsi" w:eastAsiaTheme="majorHAnsi" w:hAnsiTheme="majorHAnsi"/>
          <w:sz w:val="22"/>
          <w:szCs w:val="24"/>
          <w:rPrChange w:id="463" w:author="재건 최" w:date="2019-12-10T12:50:00Z">
            <w:rPr>
              <w:del w:id="464" w:author="재건 최" w:date="2019-12-10T12:34:00Z"/>
              <w:rFonts w:asciiTheme="majorHAnsi" w:eastAsiaTheme="majorHAnsi" w:hAnsiTheme="majorHAnsi"/>
            </w:rPr>
          </w:rPrChange>
        </w:rPr>
        <w:pPrChange w:id="465" w:author="재건 최" w:date="2019-12-10T12:52:00Z">
          <w:pPr>
            <w:pStyle w:val="a3"/>
            <w:snapToGrid/>
          </w:pPr>
        </w:pPrChange>
      </w:pPr>
      <w:del w:id="466" w:author="재건 최" w:date="2019-12-10T12:34:00Z">
        <w:r w:rsidRPr="00AC6143" w:rsidDel="00757F1C">
          <w:rPr>
            <w:rFonts w:asciiTheme="majorHAnsi" w:eastAsiaTheme="majorHAnsi" w:hAnsiTheme="majorHAnsi"/>
            <w:sz w:val="22"/>
            <w:szCs w:val="24"/>
            <w:shd w:val="clear" w:color="auto" w:fill="FFFFFF"/>
            <w:rPrChange w:id="467"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468" w:author="재건 최" w:date="2019-12-10T12:50:00Z">
              <w:rPr>
                <w:rFonts w:asciiTheme="majorHAnsi" w:eastAsiaTheme="majorHAnsi" w:hAnsiTheme="majorHAnsi" w:hint="eastAsia"/>
                <w:shd w:val="clear" w:color="auto" w:fill="FFFFFF"/>
              </w:rPr>
            </w:rPrChange>
          </w:rPr>
          <w:delText>기타</w:delText>
        </w:r>
        <w:r w:rsidRPr="00AC6143" w:rsidDel="00757F1C">
          <w:rPr>
            <w:rFonts w:asciiTheme="majorHAnsi" w:eastAsiaTheme="majorHAnsi" w:hAnsiTheme="majorHAnsi"/>
            <w:sz w:val="22"/>
            <w:szCs w:val="24"/>
            <w:shd w:val="clear" w:color="auto" w:fill="FFFFFF"/>
            <w:rPrChange w:id="469"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470" w:author="재건 최" w:date="2019-12-10T12:50:00Z">
              <w:rPr>
                <w:rFonts w:asciiTheme="majorHAnsi" w:eastAsiaTheme="majorHAnsi" w:hAnsiTheme="majorHAnsi" w:hint="eastAsia"/>
                <w:shd w:val="clear" w:color="auto" w:fill="FFFFFF"/>
              </w:rPr>
            </w:rPrChange>
          </w:rPr>
          <w:delText>관련</w:delText>
        </w:r>
        <w:r w:rsidRPr="00AC6143" w:rsidDel="00757F1C">
          <w:rPr>
            <w:rFonts w:asciiTheme="majorHAnsi" w:eastAsiaTheme="majorHAnsi" w:hAnsiTheme="majorHAnsi"/>
            <w:sz w:val="22"/>
            <w:szCs w:val="24"/>
            <w:shd w:val="clear" w:color="auto" w:fill="FFFFFF"/>
            <w:rPrChange w:id="471"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472" w:author="재건 최" w:date="2019-12-10T12:50:00Z">
              <w:rPr>
                <w:rFonts w:asciiTheme="majorHAnsi" w:eastAsiaTheme="majorHAnsi" w:hAnsiTheme="majorHAnsi" w:hint="eastAsia"/>
                <w:shd w:val="clear" w:color="auto" w:fill="FFFFFF"/>
              </w:rPr>
            </w:rPrChange>
          </w:rPr>
          <w:delText>내용을</w:delText>
        </w:r>
        <w:r w:rsidRPr="00AC6143" w:rsidDel="00757F1C">
          <w:rPr>
            <w:rFonts w:asciiTheme="majorHAnsi" w:eastAsiaTheme="majorHAnsi" w:hAnsiTheme="majorHAnsi"/>
            <w:sz w:val="22"/>
            <w:szCs w:val="24"/>
            <w:shd w:val="clear" w:color="auto" w:fill="FFFFFF"/>
            <w:rPrChange w:id="473"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474" w:author="재건 최" w:date="2019-12-10T12:50:00Z">
              <w:rPr>
                <w:rFonts w:asciiTheme="majorHAnsi" w:eastAsiaTheme="majorHAnsi" w:hAnsiTheme="majorHAnsi" w:hint="eastAsia"/>
                <w:shd w:val="clear" w:color="auto" w:fill="FFFFFF"/>
              </w:rPr>
            </w:rPrChange>
          </w:rPr>
          <w:delText>기술할</w:delText>
        </w:r>
        <w:r w:rsidRPr="00AC6143" w:rsidDel="00757F1C">
          <w:rPr>
            <w:rFonts w:asciiTheme="majorHAnsi" w:eastAsiaTheme="majorHAnsi" w:hAnsiTheme="majorHAnsi"/>
            <w:sz w:val="22"/>
            <w:szCs w:val="24"/>
            <w:shd w:val="clear" w:color="auto" w:fill="FFFFFF"/>
            <w:rPrChange w:id="475"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476" w:author="재건 최" w:date="2019-12-10T12:50:00Z">
              <w:rPr>
                <w:rFonts w:asciiTheme="majorHAnsi" w:eastAsiaTheme="majorHAnsi" w:hAnsiTheme="majorHAnsi" w:hint="eastAsia"/>
                <w:shd w:val="clear" w:color="auto" w:fill="FFFFFF"/>
              </w:rPr>
            </w:rPrChange>
          </w:rPr>
          <w:delText>것</w:delText>
        </w:r>
        <w:r w:rsidRPr="00AC6143" w:rsidDel="00757F1C">
          <w:rPr>
            <w:rFonts w:asciiTheme="majorHAnsi" w:eastAsiaTheme="majorHAnsi" w:hAnsiTheme="majorHAnsi"/>
            <w:sz w:val="22"/>
            <w:szCs w:val="24"/>
            <w:shd w:val="clear" w:color="auto" w:fill="FFFFFF"/>
            <w:rPrChange w:id="477" w:author="재건 최" w:date="2019-12-10T12:50:00Z">
              <w:rPr>
                <w:rFonts w:asciiTheme="majorHAnsi" w:eastAsiaTheme="majorHAnsi" w:hAnsiTheme="majorHAnsi"/>
                <w:shd w:val="clear" w:color="auto" w:fill="FFFFFF"/>
              </w:rPr>
            </w:rPrChange>
          </w:rPr>
          <w:delText>.</w:delText>
        </w:r>
      </w:del>
    </w:p>
    <w:p w14:paraId="6DD8F5C2" w14:textId="77777777" w:rsidR="008B5FBE" w:rsidRPr="00AC6143" w:rsidDel="00757F1C" w:rsidRDefault="008B5FBE">
      <w:pPr>
        <w:pStyle w:val="a3"/>
        <w:snapToGrid/>
        <w:spacing w:line="480" w:lineRule="auto"/>
        <w:ind w:firstLine="800"/>
        <w:rPr>
          <w:del w:id="478" w:author="재건 최" w:date="2019-12-10T12:34:00Z"/>
          <w:rFonts w:asciiTheme="majorHAnsi" w:eastAsiaTheme="majorHAnsi" w:hAnsiTheme="majorHAnsi"/>
          <w:sz w:val="22"/>
          <w:szCs w:val="24"/>
          <w:rPrChange w:id="479" w:author="재건 최" w:date="2019-12-10T12:50:00Z">
            <w:rPr>
              <w:del w:id="480" w:author="재건 최" w:date="2019-12-10T12:34:00Z"/>
              <w:rFonts w:asciiTheme="majorHAnsi" w:eastAsiaTheme="majorHAnsi" w:hAnsiTheme="majorHAnsi"/>
            </w:rPr>
          </w:rPrChange>
        </w:rPr>
        <w:pPrChange w:id="481" w:author="재건 최" w:date="2019-12-10T12:52:00Z">
          <w:pPr>
            <w:pStyle w:val="a3"/>
            <w:snapToGrid/>
            <w:ind w:left="300"/>
          </w:pPr>
        </w:pPrChange>
      </w:pPr>
      <w:del w:id="482" w:author="재건 최" w:date="2019-12-10T12:34:00Z">
        <w:r w:rsidRPr="00AC6143" w:rsidDel="00757F1C">
          <w:rPr>
            <w:rFonts w:asciiTheme="majorHAnsi" w:eastAsiaTheme="majorHAnsi" w:hAnsiTheme="majorHAnsi"/>
            <w:b/>
            <w:bCs/>
            <w:sz w:val="22"/>
            <w:szCs w:val="24"/>
            <w:shd w:val="clear" w:color="auto" w:fill="FFFFFF"/>
            <w:rPrChange w:id="483" w:author="재건 최" w:date="2019-12-10T12:50:00Z">
              <w:rPr>
                <w:rFonts w:asciiTheme="majorHAnsi" w:eastAsiaTheme="majorHAnsi" w:hAnsiTheme="majorHAnsi"/>
                <w:b/>
                <w:bCs/>
                <w:shd w:val="clear" w:color="auto" w:fill="FFFFFF"/>
              </w:rPr>
            </w:rPrChange>
          </w:rPr>
          <w:delText>1.</w:delText>
        </w:r>
        <w:r w:rsidRPr="00AC6143" w:rsidDel="00757F1C">
          <w:rPr>
            <w:rFonts w:asciiTheme="majorHAnsi" w:eastAsiaTheme="majorHAnsi" w:hAnsiTheme="majorHAnsi"/>
            <w:sz w:val="22"/>
            <w:szCs w:val="24"/>
            <w:shd w:val="clear" w:color="auto" w:fill="FFFFFF"/>
            <w:rPrChange w:id="484"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b/>
            <w:bCs/>
            <w:sz w:val="22"/>
            <w:szCs w:val="24"/>
            <w:shd w:val="clear" w:color="auto" w:fill="FFFFFF"/>
            <w:rPrChange w:id="485" w:author="재건 최" w:date="2019-12-10T12:50:00Z">
              <w:rPr>
                <w:rFonts w:asciiTheme="majorHAnsi" w:eastAsiaTheme="majorHAnsi" w:hAnsiTheme="majorHAnsi" w:hint="eastAsia"/>
                <w:b/>
                <w:bCs/>
                <w:shd w:val="clear" w:color="auto" w:fill="FFFFFF"/>
              </w:rPr>
            </w:rPrChange>
          </w:rPr>
          <w:delText>연구</w:delText>
        </w:r>
        <w:r w:rsidRPr="00AC6143" w:rsidDel="00757F1C">
          <w:rPr>
            <w:rFonts w:asciiTheme="majorHAnsi" w:eastAsiaTheme="majorHAnsi" w:hAnsiTheme="majorHAnsi"/>
            <w:b/>
            <w:bCs/>
            <w:sz w:val="22"/>
            <w:szCs w:val="24"/>
            <w:shd w:val="clear" w:color="auto" w:fill="FFFFFF"/>
            <w:rPrChange w:id="486" w:author="재건 최" w:date="2019-12-10T12:50:00Z">
              <w:rPr>
                <w:rFonts w:asciiTheme="majorHAnsi" w:eastAsiaTheme="majorHAnsi" w:hAnsiTheme="majorHAnsi"/>
                <w:b/>
                <w:bCs/>
                <w:shd w:val="clear" w:color="auto" w:fill="FFFFFF"/>
              </w:rPr>
            </w:rPrChange>
          </w:rPr>
          <w:delText xml:space="preserve"> </w:delText>
        </w:r>
        <w:r w:rsidRPr="00AC6143" w:rsidDel="00757F1C">
          <w:rPr>
            <w:rFonts w:asciiTheme="majorHAnsi" w:eastAsiaTheme="majorHAnsi" w:hAnsiTheme="majorHAnsi" w:hint="eastAsia"/>
            <w:b/>
            <w:bCs/>
            <w:sz w:val="22"/>
            <w:szCs w:val="24"/>
            <w:shd w:val="clear" w:color="auto" w:fill="FFFFFF"/>
            <w:rPrChange w:id="487" w:author="재건 최" w:date="2019-12-10T12:50:00Z">
              <w:rPr>
                <w:rFonts w:asciiTheme="majorHAnsi" w:eastAsiaTheme="majorHAnsi" w:hAnsiTheme="majorHAnsi" w:hint="eastAsia"/>
                <w:b/>
                <w:bCs/>
                <w:shd w:val="clear" w:color="auto" w:fill="FFFFFF"/>
              </w:rPr>
            </w:rPrChange>
          </w:rPr>
          <w:delText>조원</w:delText>
        </w:r>
        <w:r w:rsidRPr="00AC6143" w:rsidDel="00757F1C">
          <w:rPr>
            <w:rFonts w:asciiTheme="majorHAnsi" w:eastAsiaTheme="majorHAnsi" w:hAnsiTheme="majorHAnsi"/>
            <w:b/>
            <w:bCs/>
            <w:sz w:val="22"/>
            <w:szCs w:val="24"/>
            <w:shd w:val="clear" w:color="auto" w:fill="FFFFFF"/>
            <w:rPrChange w:id="488" w:author="재건 최" w:date="2019-12-10T12:50:00Z">
              <w:rPr>
                <w:rFonts w:asciiTheme="majorHAnsi" w:eastAsiaTheme="majorHAnsi" w:hAnsiTheme="majorHAnsi"/>
                <w:b/>
                <w:bCs/>
                <w:shd w:val="clear" w:color="auto" w:fill="FFFFFF"/>
              </w:rPr>
            </w:rPrChange>
          </w:rPr>
          <w:delText xml:space="preserve"> </w:delText>
        </w:r>
        <w:r w:rsidRPr="00AC6143" w:rsidDel="00757F1C">
          <w:rPr>
            <w:rFonts w:asciiTheme="majorHAnsi" w:eastAsiaTheme="majorHAnsi" w:hAnsiTheme="majorHAnsi" w:hint="eastAsia"/>
            <w:b/>
            <w:bCs/>
            <w:sz w:val="22"/>
            <w:szCs w:val="24"/>
            <w:shd w:val="clear" w:color="auto" w:fill="FFFFFF"/>
            <w:rPrChange w:id="489" w:author="재건 최" w:date="2019-12-10T12:50:00Z">
              <w:rPr>
                <w:rFonts w:asciiTheme="majorHAnsi" w:eastAsiaTheme="majorHAnsi" w:hAnsiTheme="majorHAnsi" w:hint="eastAsia"/>
                <w:b/>
                <w:bCs/>
                <w:shd w:val="clear" w:color="auto" w:fill="FFFFFF"/>
              </w:rPr>
            </w:rPrChange>
          </w:rPr>
          <w:delText>기여도</w:delText>
        </w:r>
        <w:r w:rsidRPr="00AC6143" w:rsidDel="00757F1C">
          <w:rPr>
            <w:rFonts w:asciiTheme="majorHAnsi" w:eastAsiaTheme="majorHAnsi" w:hAnsiTheme="majorHAnsi"/>
            <w:sz w:val="22"/>
            <w:szCs w:val="24"/>
            <w:shd w:val="clear" w:color="auto" w:fill="FFFFFF"/>
            <w:rPrChange w:id="490"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491" w:author="재건 최" w:date="2019-12-10T12:50:00Z">
              <w:rPr>
                <w:rFonts w:asciiTheme="majorHAnsi" w:eastAsiaTheme="majorHAnsi" w:hAnsiTheme="majorHAnsi" w:hint="eastAsia"/>
                <w:shd w:val="clear" w:color="auto" w:fill="FFFFFF"/>
              </w:rPr>
            </w:rPrChange>
          </w:rPr>
          <w:delText>기여도를</w:delText>
        </w:r>
        <w:r w:rsidRPr="00AC6143" w:rsidDel="00757F1C">
          <w:rPr>
            <w:rFonts w:asciiTheme="majorHAnsi" w:eastAsiaTheme="majorHAnsi" w:hAnsiTheme="majorHAnsi"/>
            <w:sz w:val="22"/>
            <w:szCs w:val="24"/>
            <w:shd w:val="clear" w:color="auto" w:fill="FFFFFF"/>
            <w:rPrChange w:id="492"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493" w:author="재건 최" w:date="2019-12-10T12:50:00Z">
              <w:rPr>
                <w:rFonts w:asciiTheme="majorHAnsi" w:eastAsiaTheme="majorHAnsi" w:hAnsiTheme="majorHAnsi" w:hint="eastAsia"/>
                <w:shd w:val="clear" w:color="auto" w:fill="FFFFFF"/>
              </w:rPr>
            </w:rPrChange>
          </w:rPr>
          <w:delText>백분율로</w:delText>
        </w:r>
        <w:r w:rsidRPr="00AC6143" w:rsidDel="00757F1C">
          <w:rPr>
            <w:rFonts w:asciiTheme="majorHAnsi" w:eastAsiaTheme="majorHAnsi" w:hAnsiTheme="majorHAnsi"/>
            <w:sz w:val="22"/>
            <w:szCs w:val="24"/>
            <w:shd w:val="clear" w:color="auto" w:fill="FFFFFF"/>
            <w:rPrChange w:id="494"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495" w:author="재건 최" w:date="2019-12-10T12:50:00Z">
              <w:rPr>
                <w:rFonts w:asciiTheme="majorHAnsi" w:eastAsiaTheme="majorHAnsi" w:hAnsiTheme="majorHAnsi" w:hint="eastAsia"/>
                <w:shd w:val="clear" w:color="auto" w:fill="FFFFFF"/>
              </w:rPr>
            </w:rPrChange>
          </w:rPr>
          <w:delText>표현할</w:delText>
        </w:r>
        <w:r w:rsidRPr="00AC6143" w:rsidDel="00757F1C">
          <w:rPr>
            <w:rFonts w:asciiTheme="majorHAnsi" w:eastAsiaTheme="majorHAnsi" w:hAnsiTheme="majorHAnsi"/>
            <w:sz w:val="22"/>
            <w:szCs w:val="24"/>
            <w:shd w:val="clear" w:color="auto" w:fill="FFFFFF"/>
            <w:rPrChange w:id="496"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497" w:author="재건 최" w:date="2019-12-10T12:50:00Z">
              <w:rPr>
                <w:rFonts w:asciiTheme="majorHAnsi" w:eastAsiaTheme="majorHAnsi" w:hAnsiTheme="majorHAnsi" w:hint="eastAsia"/>
                <w:shd w:val="clear" w:color="auto" w:fill="FFFFFF"/>
              </w:rPr>
            </w:rPrChange>
          </w:rPr>
          <w:delText>것</w:delText>
        </w:r>
        <w:r w:rsidRPr="00AC6143" w:rsidDel="00757F1C">
          <w:rPr>
            <w:rFonts w:asciiTheme="majorHAnsi" w:eastAsiaTheme="majorHAnsi" w:hAnsiTheme="majorHAnsi"/>
            <w:sz w:val="22"/>
            <w:szCs w:val="24"/>
            <w:shd w:val="clear" w:color="auto" w:fill="FFFFFF"/>
            <w:rPrChange w:id="498" w:author="재건 최" w:date="2019-12-10T12:50:00Z">
              <w:rPr>
                <w:rFonts w:asciiTheme="majorHAnsi" w:eastAsiaTheme="majorHAnsi" w:hAnsiTheme="majorHAnsi"/>
                <w:shd w:val="clear" w:color="auto" w:fill="FFFFFF"/>
              </w:rPr>
            </w:rPrChange>
          </w:rPr>
          <w:delText>.</w:delText>
        </w:r>
      </w:del>
    </w:p>
    <w:p w14:paraId="3758F46F" w14:textId="77777777" w:rsidR="008B5FBE" w:rsidRPr="00AC6143" w:rsidDel="00757F1C" w:rsidRDefault="008B5FBE">
      <w:pPr>
        <w:pStyle w:val="a3"/>
        <w:snapToGrid/>
        <w:spacing w:line="480" w:lineRule="auto"/>
        <w:ind w:firstLine="800"/>
        <w:rPr>
          <w:del w:id="499" w:author="재건 최" w:date="2019-12-10T12:34:00Z"/>
          <w:rFonts w:asciiTheme="majorHAnsi" w:eastAsiaTheme="majorHAnsi" w:hAnsiTheme="majorHAnsi"/>
          <w:sz w:val="22"/>
          <w:szCs w:val="24"/>
          <w:rPrChange w:id="500" w:author="재건 최" w:date="2019-12-10T12:50:00Z">
            <w:rPr>
              <w:del w:id="501" w:author="재건 최" w:date="2019-12-10T12:34:00Z"/>
              <w:rFonts w:asciiTheme="majorHAnsi" w:eastAsiaTheme="majorHAnsi" w:hAnsiTheme="majorHAnsi"/>
            </w:rPr>
          </w:rPrChange>
        </w:rPr>
        <w:pPrChange w:id="502" w:author="재건 최" w:date="2019-12-10T12:52:00Z">
          <w:pPr>
            <w:pStyle w:val="a3"/>
            <w:snapToGrid/>
            <w:ind w:left="300"/>
          </w:pPr>
        </w:pPrChange>
      </w:pPr>
      <w:del w:id="503" w:author="재건 최" w:date="2019-12-10T12:34:00Z">
        <w:r w:rsidRPr="00AC6143" w:rsidDel="00757F1C">
          <w:rPr>
            <w:rFonts w:asciiTheme="majorHAnsi" w:eastAsiaTheme="majorHAnsi" w:hAnsiTheme="majorHAnsi"/>
            <w:b/>
            <w:bCs/>
            <w:sz w:val="22"/>
            <w:szCs w:val="24"/>
            <w:shd w:val="clear" w:color="auto" w:fill="FFFFFF"/>
            <w:rPrChange w:id="504" w:author="재건 최" w:date="2019-12-10T12:50:00Z">
              <w:rPr>
                <w:rFonts w:asciiTheme="majorHAnsi" w:eastAsiaTheme="majorHAnsi" w:hAnsiTheme="majorHAnsi"/>
                <w:b/>
                <w:bCs/>
                <w:shd w:val="clear" w:color="auto" w:fill="FFFFFF"/>
              </w:rPr>
            </w:rPrChange>
          </w:rPr>
          <w:delText>2.</w:delText>
        </w:r>
        <w:r w:rsidRPr="00AC6143" w:rsidDel="00757F1C">
          <w:rPr>
            <w:rFonts w:asciiTheme="majorHAnsi" w:eastAsiaTheme="majorHAnsi" w:hAnsiTheme="majorHAnsi"/>
            <w:sz w:val="22"/>
            <w:szCs w:val="24"/>
            <w:shd w:val="clear" w:color="auto" w:fill="FFFFFF"/>
            <w:rPrChange w:id="505"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06" w:author="재건 최" w:date="2019-12-10T12:50:00Z">
              <w:rPr>
                <w:rFonts w:asciiTheme="majorHAnsi" w:eastAsiaTheme="majorHAnsi" w:hAnsiTheme="majorHAnsi" w:hint="eastAsia"/>
                <w:shd w:val="clear" w:color="auto" w:fill="FFFFFF"/>
              </w:rPr>
            </w:rPrChange>
          </w:rPr>
          <w:delText>기타</w:delText>
        </w:r>
        <w:r w:rsidRPr="00AC6143" w:rsidDel="00757F1C">
          <w:rPr>
            <w:rFonts w:asciiTheme="majorHAnsi" w:eastAsiaTheme="majorHAnsi" w:hAnsiTheme="majorHAnsi"/>
            <w:sz w:val="22"/>
            <w:szCs w:val="24"/>
            <w:shd w:val="clear" w:color="auto" w:fill="FFFFFF"/>
            <w:rPrChange w:id="507"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08" w:author="재건 최" w:date="2019-12-10T12:50:00Z">
              <w:rPr>
                <w:rFonts w:asciiTheme="majorHAnsi" w:eastAsiaTheme="majorHAnsi" w:hAnsiTheme="majorHAnsi" w:hint="eastAsia"/>
                <w:shd w:val="clear" w:color="auto" w:fill="FFFFFF"/>
              </w:rPr>
            </w:rPrChange>
          </w:rPr>
          <w:delText>본</w:delText>
        </w:r>
        <w:r w:rsidRPr="00AC6143" w:rsidDel="00757F1C">
          <w:rPr>
            <w:rFonts w:asciiTheme="majorHAnsi" w:eastAsiaTheme="majorHAnsi" w:hAnsiTheme="majorHAnsi"/>
            <w:sz w:val="22"/>
            <w:szCs w:val="24"/>
            <w:shd w:val="clear" w:color="auto" w:fill="FFFFFF"/>
            <w:rPrChange w:id="509"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10" w:author="재건 최" w:date="2019-12-10T12:50:00Z">
              <w:rPr>
                <w:rFonts w:asciiTheme="majorHAnsi" w:eastAsiaTheme="majorHAnsi" w:hAnsiTheme="majorHAnsi" w:hint="eastAsia"/>
                <w:shd w:val="clear" w:color="auto" w:fill="FFFFFF"/>
              </w:rPr>
            </w:rPrChange>
          </w:rPr>
          <w:delText>설계</w:delText>
        </w:r>
        <w:r w:rsidRPr="00AC6143" w:rsidDel="00757F1C">
          <w:rPr>
            <w:rFonts w:asciiTheme="majorHAnsi" w:eastAsiaTheme="majorHAnsi" w:hAnsiTheme="majorHAnsi"/>
            <w:sz w:val="22"/>
            <w:szCs w:val="24"/>
            <w:shd w:val="clear" w:color="auto" w:fill="FFFFFF"/>
            <w:rPrChange w:id="511"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12" w:author="재건 최" w:date="2019-12-10T12:50:00Z">
              <w:rPr>
                <w:rFonts w:asciiTheme="majorHAnsi" w:eastAsiaTheme="majorHAnsi" w:hAnsiTheme="majorHAnsi" w:hint="eastAsia"/>
                <w:shd w:val="clear" w:color="auto" w:fill="FFFFFF"/>
              </w:rPr>
            </w:rPrChange>
          </w:rPr>
          <w:delText>프로젝트를</w:delText>
        </w:r>
        <w:r w:rsidRPr="00AC6143" w:rsidDel="00757F1C">
          <w:rPr>
            <w:rFonts w:asciiTheme="majorHAnsi" w:eastAsiaTheme="majorHAnsi" w:hAnsiTheme="majorHAnsi"/>
            <w:sz w:val="22"/>
            <w:szCs w:val="24"/>
            <w:shd w:val="clear" w:color="auto" w:fill="FFFFFF"/>
            <w:rPrChange w:id="513"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14" w:author="재건 최" w:date="2019-12-10T12:50:00Z">
              <w:rPr>
                <w:rFonts w:asciiTheme="majorHAnsi" w:eastAsiaTheme="majorHAnsi" w:hAnsiTheme="majorHAnsi" w:hint="eastAsia"/>
                <w:shd w:val="clear" w:color="auto" w:fill="FFFFFF"/>
              </w:rPr>
            </w:rPrChange>
          </w:rPr>
          <w:delText>수행하면서</w:delText>
        </w:r>
        <w:r w:rsidRPr="00AC6143" w:rsidDel="00757F1C">
          <w:rPr>
            <w:rFonts w:asciiTheme="majorHAnsi" w:eastAsiaTheme="majorHAnsi" w:hAnsiTheme="majorHAnsi"/>
            <w:sz w:val="22"/>
            <w:szCs w:val="24"/>
            <w:shd w:val="clear" w:color="auto" w:fill="FFFFFF"/>
            <w:rPrChange w:id="515"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16" w:author="재건 최" w:date="2019-12-10T12:50:00Z">
              <w:rPr>
                <w:rFonts w:asciiTheme="majorHAnsi" w:eastAsiaTheme="majorHAnsi" w:hAnsiTheme="majorHAnsi" w:hint="eastAsia"/>
                <w:shd w:val="clear" w:color="auto" w:fill="FFFFFF"/>
              </w:rPr>
            </w:rPrChange>
          </w:rPr>
          <w:delText>느낀</w:delText>
        </w:r>
        <w:r w:rsidRPr="00AC6143" w:rsidDel="00757F1C">
          <w:rPr>
            <w:rFonts w:asciiTheme="majorHAnsi" w:eastAsiaTheme="majorHAnsi" w:hAnsiTheme="majorHAnsi"/>
            <w:sz w:val="22"/>
            <w:szCs w:val="24"/>
            <w:shd w:val="clear" w:color="auto" w:fill="FFFFFF"/>
            <w:rPrChange w:id="517"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18" w:author="재건 최" w:date="2019-12-10T12:50:00Z">
              <w:rPr>
                <w:rFonts w:asciiTheme="majorHAnsi" w:eastAsiaTheme="majorHAnsi" w:hAnsiTheme="majorHAnsi" w:hint="eastAsia"/>
                <w:shd w:val="clear" w:color="auto" w:fill="FFFFFF"/>
              </w:rPr>
            </w:rPrChange>
          </w:rPr>
          <w:delText>점을</w:delText>
        </w:r>
        <w:r w:rsidRPr="00AC6143" w:rsidDel="00757F1C">
          <w:rPr>
            <w:rFonts w:asciiTheme="majorHAnsi" w:eastAsiaTheme="majorHAnsi" w:hAnsiTheme="majorHAnsi"/>
            <w:sz w:val="22"/>
            <w:szCs w:val="24"/>
            <w:shd w:val="clear" w:color="auto" w:fill="FFFFFF"/>
            <w:rPrChange w:id="519"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20" w:author="재건 최" w:date="2019-12-10T12:50:00Z">
              <w:rPr>
                <w:rFonts w:asciiTheme="majorHAnsi" w:eastAsiaTheme="majorHAnsi" w:hAnsiTheme="majorHAnsi" w:hint="eastAsia"/>
                <w:shd w:val="clear" w:color="auto" w:fill="FFFFFF"/>
              </w:rPr>
            </w:rPrChange>
          </w:rPr>
          <w:delText>요약하여</w:delText>
        </w:r>
        <w:r w:rsidRPr="00AC6143" w:rsidDel="00757F1C">
          <w:rPr>
            <w:rFonts w:asciiTheme="majorHAnsi" w:eastAsiaTheme="majorHAnsi" w:hAnsiTheme="majorHAnsi"/>
            <w:sz w:val="22"/>
            <w:szCs w:val="24"/>
            <w:shd w:val="clear" w:color="auto" w:fill="FFFFFF"/>
            <w:rPrChange w:id="521"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22" w:author="재건 최" w:date="2019-12-10T12:50:00Z">
              <w:rPr>
                <w:rFonts w:asciiTheme="majorHAnsi" w:eastAsiaTheme="majorHAnsi" w:hAnsiTheme="majorHAnsi" w:hint="eastAsia"/>
                <w:shd w:val="clear" w:color="auto" w:fill="FFFFFF"/>
              </w:rPr>
            </w:rPrChange>
          </w:rPr>
          <w:delText>기술하라</w:delText>
        </w:r>
        <w:r w:rsidRPr="00AC6143" w:rsidDel="00757F1C">
          <w:rPr>
            <w:rFonts w:asciiTheme="majorHAnsi" w:eastAsiaTheme="majorHAnsi" w:hAnsiTheme="majorHAnsi"/>
            <w:sz w:val="22"/>
            <w:szCs w:val="24"/>
            <w:shd w:val="clear" w:color="auto" w:fill="FFFFFF"/>
            <w:rPrChange w:id="523"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24" w:author="재건 최" w:date="2019-12-10T12:50:00Z">
              <w:rPr>
                <w:rFonts w:asciiTheme="majorHAnsi" w:eastAsiaTheme="majorHAnsi" w:hAnsiTheme="majorHAnsi" w:hint="eastAsia"/>
                <w:shd w:val="clear" w:color="auto" w:fill="FFFFFF"/>
              </w:rPr>
            </w:rPrChange>
          </w:rPr>
          <w:delText>내용은</w:delText>
        </w:r>
        <w:r w:rsidRPr="00AC6143" w:rsidDel="00757F1C">
          <w:rPr>
            <w:rFonts w:asciiTheme="majorHAnsi" w:eastAsiaTheme="majorHAnsi" w:hAnsiTheme="majorHAnsi"/>
            <w:sz w:val="22"/>
            <w:szCs w:val="24"/>
            <w:shd w:val="clear" w:color="auto" w:fill="FFFFFF"/>
            <w:rPrChange w:id="525"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26" w:author="재건 최" w:date="2019-12-10T12:50:00Z">
              <w:rPr>
                <w:rFonts w:asciiTheme="majorHAnsi" w:eastAsiaTheme="majorHAnsi" w:hAnsiTheme="majorHAnsi" w:hint="eastAsia"/>
                <w:shd w:val="clear" w:color="auto" w:fill="FFFFFF"/>
              </w:rPr>
            </w:rPrChange>
          </w:rPr>
          <w:delText>어떤</w:delText>
        </w:r>
        <w:r w:rsidRPr="00AC6143" w:rsidDel="00757F1C">
          <w:rPr>
            <w:rFonts w:asciiTheme="majorHAnsi" w:eastAsiaTheme="majorHAnsi" w:hAnsiTheme="majorHAnsi"/>
            <w:sz w:val="22"/>
            <w:szCs w:val="24"/>
            <w:shd w:val="clear" w:color="auto" w:fill="FFFFFF"/>
            <w:rPrChange w:id="527"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28" w:author="재건 최" w:date="2019-12-10T12:50:00Z">
              <w:rPr>
                <w:rFonts w:asciiTheme="majorHAnsi" w:eastAsiaTheme="majorHAnsi" w:hAnsiTheme="majorHAnsi" w:hint="eastAsia"/>
                <w:shd w:val="clear" w:color="auto" w:fill="FFFFFF"/>
              </w:rPr>
            </w:rPrChange>
          </w:rPr>
          <w:delText>것이든</w:delText>
        </w:r>
        <w:r w:rsidRPr="00AC6143" w:rsidDel="00757F1C">
          <w:rPr>
            <w:rFonts w:asciiTheme="majorHAnsi" w:eastAsiaTheme="majorHAnsi" w:hAnsiTheme="majorHAnsi"/>
            <w:sz w:val="22"/>
            <w:szCs w:val="24"/>
            <w:shd w:val="clear" w:color="auto" w:fill="FFFFFF"/>
            <w:rPrChange w:id="529"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30" w:author="재건 최" w:date="2019-12-10T12:50:00Z">
              <w:rPr>
                <w:rFonts w:asciiTheme="majorHAnsi" w:eastAsiaTheme="majorHAnsi" w:hAnsiTheme="majorHAnsi" w:hint="eastAsia"/>
                <w:shd w:val="clear" w:color="auto" w:fill="FFFFFF"/>
              </w:rPr>
            </w:rPrChange>
          </w:rPr>
          <w:delText>상관이</w:delText>
        </w:r>
        <w:r w:rsidRPr="00AC6143" w:rsidDel="00757F1C">
          <w:rPr>
            <w:rFonts w:asciiTheme="majorHAnsi" w:eastAsiaTheme="majorHAnsi" w:hAnsiTheme="majorHAnsi"/>
            <w:sz w:val="22"/>
            <w:szCs w:val="24"/>
            <w:shd w:val="clear" w:color="auto" w:fill="FFFFFF"/>
            <w:rPrChange w:id="531"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32" w:author="재건 최" w:date="2019-12-10T12:50:00Z">
              <w:rPr>
                <w:rFonts w:asciiTheme="majorHAnsi" w:eastAsiaTheme="majorHAnsi" w:hAnsiTheme="majorHAnsi" w:hint="eastAsia"/>
                <w:shd w:val="clear" w:color="auto" w:fill="FFFFFF"/>
              </w:rPr>
            </w:rPrChange>
          </w:rPr>
          <w:delText>없으며</w:delText>
        </w:r>
        <w:r w:rsidRPr="00AC6143" w:rsidDel="00757F1C">
          <w:rPr>
            <w:rFonts w:asciiTheme="majorHAnsi" w:eastAsiaTheme="majorHAnsi" w:hAnsiTheme="majorHAnsi"/>
            <w:sz w:val="22"/>
            <w:szCs w:val="24"/>
            <w:shd w:val="clear" w:color="auto" w:fill="FFFFFF"/>
            <w:rPrChange w:id="533"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34" w:author="재건 최" w:date="2019-12-10T12:50:00Z">
              <w:rPr>
                <w:rFonts w:asciiTheme="majorHAnsi" w:eastAsiaTheme="majorHAnsi" w:hAnsiTheme="majorHAnsi" w:hint="eastAsia"/>
                <w:shd w:val="clear" w:color="auto" w:fill="FFFFFF"/>
              </w:rPr>
            </w:rPrChange>
          </w:rPr>
          <w:delText>본</w:delText>
        </w:r>
        <w:r w:rsidRPr="00AC6143" w:rsidDel="00757F1C">
          <w:rPr>
            <w:rFonts w:asciiTheme="majorHAnsi" w:eastAsiaTheme="majorHAnsi" w:hAnsiTheme="majorHAnsi"/>
            <w:sz w:val="22"/>
            <w:szCs w:val="24"/>
            <w:shd w:val="clear" w:color="auto" w:fill="FFFFFF"/>
            <w:rPrChange w:id="535"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36" w:author="재건 최" w:date="2019-12-10T12:50:00Z">
              <w:rPr>
                <w:rFonts w:asciiTheme="majorHAnsi" w:eastAsiaTheme="majorHAnsi" w:hAnsiTheme="majorHAnsi" w:hint="eastAsia"/>
                <w:shd w:val="clear" w:color="auto" w:fill="FFFFFF"/>
              </w:rPr>
            </w:rPrChange>
          </w:rPr>
          <w:delText>프로젝트에</w:delText>
        </w:r>
        <w:r w:rsidRPr="00AC6143" w:rsidDel="00757F1C">
          <w:rPr>
            <w:rFonts w:asciiTheme="majorHAnsi" w:eastAsiaTheme="majorHAnsi" w:hAnsiTheme="majorHAnsi"/>
            <w:sz w:val="22"/>
            <w:szCs w:val="24"/>
            <w:shd w:val="clear" w:color="auto" w:fill="FFFFFF"/>
            <w:rPrChange w:id="537"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38" w:author="재건 최" w:date="2019-12-10T12:50:00Z">
              <w:rPr>
                <w:rFonts w:asciiTheme="majorHAnsi" w:eastAsiaTheme="majorHAnsi" w:hAnsiTheme="majorHAnsi" w:hint="eastAsia"/>
                <w:shd w:val="clear" w:color="auto" w:fill="FFFFFF"/>
              </w:rPr>
            </w:rPrChange>
          </w:rPr>
          <w:delText>대한</w:delText>
        </w:r>
        <w:r w:rsidRPr="00AC6143" w:rsidDel="00757F1C">
          <w:rPr>
            <w:rFonts w:asciiTheme="majorHAnsi" w:eastAsiaTheme="majorHAnsi" w:hAnsiTheme="majorHAnsi"/>
            <w:sz w:val="22"/>
            <w:szCs w:val="24"/>
            <w:shd w:val="clear" w:color="auto" w:fill="FFFFFF"/>
            <w:rPrChange w:id="539"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40" w:author="재건 최" w:date="2019-12-10T12:50:00Z">
              <w:rPr>
                <w:rFonts w:asciiTheme="majorHAnsi" w:eastAsiaTheme="majorHAnsi" w:hAnsiTheme="majorHAnsi" w:hint="eastAsia"/>
                <w:shd w:val="clear" w:color="auto" w:fill="FFFFFF"/>
              </w:rPr>
            </w:rPrChange>
          </w:rPr>
          <w:delText>문제점</w:delText>
        </w:r>
        <w:r w:rsidRPr="00AC6143" w:rsidDel="00757F1C">
          <w:rPr>
            <w:rFonts w:asciiTheme="majorHAnsi" w:eastAsiaTheme="majorHAnsi" w:hAnsiTheme="majorHAnsi"/>
            <w:sz w:val="22"/>
            <w:szCs w:val="24"/>
            <w:shd w:val="clear" w:color="auto" w:fill="FFFFFF"/>
            <w:rPrChange w:id="541"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42" w:author="재건 최" w:date="2019-12-10T12:50:00Z">
              <w:rPr>
                <w:rFonts w:asciiTheme="majorHAnsi" w:eastAsiaTheme="majorHAnsi" w:hAnsiTheme="majorHAnsi" w:hint="eastAsia"/>
                <w:shd w:val="clear" w:color="auto" w:fill="FFFFFF"/>
              </w:rPr>
            </w:rPrChange>
          </w:rPr>
          <w:delText>제시</w:delText>
        </w:r>
        <w:r w:rsidRPr="00AC6143" w:rsidDel="00757F1C">
          <w:rPr>
            <w:rFonts w:asciiTheme="majorHAnsi" w:eastAsiaTheme="majorHAnsi" w:hAnsiTheme="majorHAnsi"/>
            <w:sz w:val="22"/>
            <w:szCs w:val="24"/>
            <w:shd w:val="clear" w:color="auto" w:fill="FFFFFF"/>
            <w:rPrChange w:id="543"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44" w:author="재건 최" w:date="2019-12-10T12:50:00Z">
              <w:rPr>
                <w:rFonts w:asciiTheme="majorHAnsi" w:eastAsiaTheme="majorHAnsi" w:hAnsiTheme="majorHAnsi" w:hint="eastAsia"/>
                <w:shd w:val="clear" w:color="auto" w:fill="FFFFFF"/>
              </w:rPr>
            </w:rPrChange>
          </w:rPr>
          <w:delText>및</w:delText>
        </w:r>
        <w:r w:rsidRPr="00AC6143" w:rsidDel="00757F1C">
          <w:rPr>
            <w:rFonts w:asciiTheme="majorHAnsi" w:eastAsiaTheme="majorHAnsi" w:hAnsiTheme="majorHAnsi"/>
            <w:sz w:val="22"/>
            <w:szCs w:val="24"/>
            <w:shd w:val="clear" w:color="auto" w:fill="FFFFFF"/>
            <w:rPrChange w:id="545"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46" w:author="재건 최" w:date="2019-12-10T12:50:00Z">
              <w:rPr>
                <w:rFonts w:asciiTheme="majorHAnsi" w:eastAsiaTheme="majorHAnsi" w:hAnsiTheme="majorHAnsi" w:hint="eastAsia"/>
                <w:shd w:val="clear" w:color="auto" w:fill="FFFFFF"/>
              </w:rPr>
            </w:rPrChange>
          </w:rPr>
          <w:delText>제안을</w:delText>
        </w:r>
        <w:r w:rsidRPr="00AC6143" w:rsidDel="00757F1C">
          <w:rPr>
            <w:rFonts w:asciiTheme="majorHAnsi" w:eastAsiaTheme="majorHAnsi" w:hAnsiTheme="majorHAnsi"/>
            <w:sz w:val="22"/>
            <w:szCs w:val="24"/>
            <w:shd w:val="clear" w:color="auto" w:fill="FFFFFF"/>
            <w:rPrChange w:id="547"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48" w:author="재건 최" w:date="2019-12-10T12:50:00Z">
              <w:rPr>
                <w:rFonts w:asciiTheme="majorHAnsi" w:eastAsiaTheme="majorHAnsi" w:hAnsiTheme="majorHAnsi" w:hint="eastAsia"/>
                <w:shd w:val="clear" w:color="auto" w:fill="FFFFFF"/>
              </w:rPr>
            </w:rPrChange>
          </w:rPr>
          <w:delText>포함하여</w:delText>
        </w:r>
        <w:r w:rsidRPr="00AC6143" w:rsidDel="00757F1C">
          <w:rPr>
            <w:rFonts w:asciiTheme="majorHAnsi" w:eastAsiaTheme="majorHAnsi" w:hAnsiTheme="majorHAnsi"/>
            <w:sz w:val="22"/>
            <w:szCs w:val="24"/>
            <w:shd w:val="clear" w:color="auto" w:fill="FFFFFF"/>
            <w:rPrChange w:id="549"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50" w:author="재건 최" w:date="2019-12-10T12:50:00Z">
              <w:rPr>
                <w:rFonts w:asciiTheme="majorHAnsi" w:eastAsiaTheme="majorHAnsi" w:hAnsiTheme="majorHAnsi" w:hint="eastAsia"/>
                <w:shd w:val="clear" w:color="auto" w:fill="FFFFFF"/>
              </w:rPr>
            </w:rPrChange>
          </w:rPr>
          <w:delText>자유롭게</w:delText>
        </w:r>
        <w:r w:rsidRPr="00AC6143" w:rsidDel="00757F1C">
          <w:rPr>
            <w:rFonts w:asciiTheme="majorHAnsi" w:eastAsiaTheme="majorHAnsi" w:hAnsiTheme="majorHAnsi"/>
            <w:sz w:val="22"/>
            <w:szCs w:val="24"/>
            <w:shd w:val="clear" w:color="auto" w:fill="FFFFFF"/>
            <w:rPrChange w:id="551"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52" w:author="재건 최" w:date="2019-12-10T12:50:00Z">
              <w:rPr>
                <w:rFonts w:asciiTheme="majorHAnsi" w:eastAsiaTheme="majorHAnsi" w:hAnsiTheme="majorHAnsi" w:hint="eastAsia"/>
                <w:shd w:val="clear" w:color="auto" w:fill="FFFFFF"/>
              </w:rPr>
            </w:rPrChange>
          </w:rPr>
          <w:delText>기술할</w:delText>
        </w:r>
        <w:r w:rsidRPr="00AC6143" w:rsidDel="00757F1C">
          <w:rPr>
            <w:rFonts w:asciiTheme="majorHAnsi" w:eastAsiaTheme="majorHAnsi" w:hAnsiTheme="majorHAnsi"/>
            <w:sz w:val="22"/>
            <w:szCs w:val="24"/>
            <w:shd w:val="clear" w:color="auto" w:fill="FFFFFF"/>
            <w:rPrChange w:id="553" w:author="재건 최" w:date="2019-12-10T12:50:00Z">
              <w:rPr>
                <w:rFonts w:asciiTheme="majorHAnsi" w:eastAsiaTheme="majorHAnsi" w:hAnsiTheme="majorHAnsi"/>
                <w:shd w:val="clear" w:color="auto" w:fill="FFFFFF"/>
              </w:rPr>
            </w:rPrChange>
          </w:rPr>
          <w:delText xml:space="preserve"> </w:delText>
        </w:r>
        <w:r w:rsidRPr="00AC6143" w:rsidDel="00757F1C">
          <w:rPr>
            <w:rFonts w:asciiTheme="majorHAnsi" w:eastAsiaTheme="majorHAnsi" w:hAnsiTheme="majorHAnsi" w:hint="eastAsia"/>
            <w:sz w:val="22"/>
            <w:szCs w:val="24"/>
            <w:shd w:val="clear" w:color="auto" w:fill="FFFFFF"/>
            <w:rPrChange w:id="554" w:author="재건 최" w:date="2019-12-10T12:50:00Z">
              <w:rPr>
                <w:rFonts w:asciiTheme="majorHAnsi" w:eastAsiaTheme="majorHAnsi" w:hAnsiTheme="majorHAnsi" w:hint="eastAsia"/>
                <w:shd w:val="clear" w:color="auto" w:fill="FFFFFF"/>
              </w:rPr>
            </w:rPrChange>
          </w:rPr>
          <w:delText>것</w:delText>
        </w:r>
        <w:r w:rsidRPr="00AC6143" w:rsidDel="00757F1C">
          <w:rPr>
            <w:rFonts w:asciiTheme="majorHAnsi" w:eastAsiaTheme="majorHAnsi" w:hAnsiTheme="majorHAnsi"/>
            <w:sz w:val="22"/>
            <w:szCs w:val="24"/>
            <w:shd w:val="clear" w:color="auto" w:fill="FFFFFF"/>
            <w:rPrChange w:id="555" w:author="재건 최" w:date="2019-12-10T12:50:00Z">
              <w:rPr>
                <w:rFonts w:asciiTheme="majorHAnsi" w:eastAsiaTheme="majorHAnsi" w:hAnsiTheme="majorHAnsi"/>
                <w:shd w:val="clear" w:color="auto" w:fill="FFFFFF"/>
              </w:rPr>
            </w:rPrChange>
          </w:rPr>
          <w:delText>.</w:delText>
        </w:r>
      </w:del>
    </w:p>
    <w:p w14:paraId="6AA621F6" w14:textId="77777777" w:rsidR="008B5FBE" w:rsidRPr="00AC6143" w:rsidDel="00757F1C" w:rsidRDefault="008B5FBE">
      <w:pPr>
        <w:pStyle w:val="a3"/>
        <w:snapToGrid/>
        <w:spacing w:line="480" w:lineRule="auto"/>
        <w:ind w:firstLine="800"/>
        <w:rPr>
          <w:del w:id="556" w:author="재건 최" w:date="2019-12-10T12:34:00Z"/>
          <w:rFonts w:asciiTheme="majorHAnsi" w:eastAsiaTheme="majorHAnsi" w:hAnsiTheme="majorHAnsi"/>
          <w:sz w:val="22"/>
          <w:szCs w:val="24"/>
          <w:rPrChange w:id="557" w:author="재건 최" w:date="2019-12-10T12:50:00Z">
            <w:rPr>
              <w:del w:id="558" w:author="재건 최" w:date="2019-12-10T12:34:00Z"/>
              <w:rFonts w:asciiTheme="majorHAnsi" w:eastAsiaTheme="majorHAnsi" w:hAnsiTheme="majorHAnsi"/>
            </w:rPr>
          </w:rPrChange>
        </w:rPr>
        <w:pPrChange w:id="559" w:author="재건 최" w:date="2019-12-10T12:52:00Z">
          <w:pPr>
            <w:pStyle w:val="a3"/>
            <w:snapToGrid/>
          </w:pPr>
        </w:pPrChange>
      </w:pPr>
    </w:p>
    <w:p w14:paraId="0271B9D4" w14:textId="77777777" w:rsidR="00FB5E4E" w:rsidRPr="00AC6143" w:rsidRDefault="00FB5E4E">
      <w:pPr>
        <w:shd w:val="clear" w:color="auto" w:fill="FFFFFF"/>
        <w:spacing w:after="0" w:line="480" w:lineRule="auto"/>
        <w:ind w:firstLine="800"/>
        <w:textAlignment w:val="baseline"/>
        <w:rPr>
          <w:rFonts w:asciiTheme="majorHAnsi" w:eastAsiaTheme="majorHAnsi" w:hAnsiTheme="majorHAnsi"/>
          <w:sz w:val="22"/>
          <w:szCs w:val="24"/>
          <w:rPrChange w:id="560" w:author="재건 최" w:date="2019-12-10T12:50:00Z">
            <w:rPr>
              <w:rFonts w:asciiTheme="majorHAnsi" w:eastAsiaTheme="majorHAnsi" w:hAnsiTheme="majorHAnsi"/>
            </w:rPr>
          </w:rPrChange>
        </w:rPr>
        <w:pPrChange w:id="561" w:author="재건 최" w:date="2019-12-10T12:52:00Z">
          <w:pPr/>
        </w:pPrChange>
      </w:pPr>
    </w:p>
    <w:sectPr w:rsidR="00FB5E4E" w:rsidRPr="00AC614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5528C"/>
    <w:multiLevelType w:val="hybridMultilevel"/>
    <w:tmpl w:val="133E8CFC"/>
    <w:lvl w:ilvl="0" w:tplc="103E6CB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69468C2"/>
    <w:multiLevelType w:val="hybridMultilevel"/>
    <w:tmpl w:val="B0342BAA"/>
    <w:lvl w:ilvl="0" w:tplc="C9A0AF90">
      <w:start w:val="2019"/>
      <w:numFmt w:val="bullet"/>
      <w:lvlText w:val="-"/>
      <w:lvlJc w:val="left"/>
      <w:pPr>
        <w:ind w:left="760" w:hanging="360"/>
      </w:pPr>
      <w:rPr>
        <w:rFonts w:ascii="맑은 고딕" w:eastAsia="맑은 고딕" w:hAnsi="맑은 고딕" w:cs="굴림" w:hint="eastAsia"/>
        <w:b/>
        <w:sz w:val="4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9DC4970"/>
    <w:multiLevelType w:val="hybridMultilevel"/>
    <w:tmpl w:val="F9CCCF70"/>
    <w:lvl w:ilvl="0" w:tplc="74AED82E">
      <w:start w:val="1"/>
      <w:numFmt w:val="decimal"/>
      <w:lvlText w:val="%1."/>
      <w:lvlJc w:val="left"/>
      <w:pPr>
        <w:ind w:left="1160" w:hanging="360"/>
      </w:pPr>
      <w:rPr>
        <w:rFonts w:hint="default"/>
      </w:rPr>
    </w:lvl>
    <w:lvl w:ilvl="1" w:tplc="04090019">
      <w:start w:val="1"/>
      <w:numFmt w:val="upperLetter"/>
      <w:lvlText w:val="%2."/>
      <w:lvlJc w:val="left"/>
      <w:pPr>
        <w:ind w:left="1600" w:hanging="400"/>
      </w:pPr>
    </w:lvl>
    <w:lvl w:ilvl="2" w:tplc="0409001B">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 w15:restartNumberingAfterBreak="0">
    <w:nsid w:val="1B2A5FED"/>
    <w:multiLevelType w:val="hybridMultilevel"/>
    <w:tmpl w:val="9858E04A"/>
    <w:lvl w:ilvl="0" w:tplc="0C28B20C">
      <w:start w:val="1"/>
      <w:numFmt w:val="decimal"/>
      <w:lvlText w:val="%1."/>
      <w:lvlJc w:val="left"/>
      <w:pPr>
        <w:tabs>
          <w:tab w:val="num" w:pos="720"/>
        </w:tabs>
        <w:ind w:left="720" w:hanging="360"/>
      </w:pPr>
    </w:lvl>
    <w:lvl w:ilvl="1" w:tplc="F268FF52" w:tentative="1">
      <w:start w:val="1"/>
      <w:numFmt w:val="decimal"/>
      <w:lvlText w:val="%2."/>
      <w:lvlJc w:val="left"/>
      <w:pPr>
        <w:tabs>
          <w:tab w:val="num" w:pos="1440"/>
        </w:tabs>
        <w:ind w:left="1440" w:hanging="360"/>
      </w:pPr>
    </w:lvl>
    <w:lvl w:ilvl="2" w:tplc="A91E65C4" w:tentative="1">
      <w:start w:val="1"/>
      <w:numFmt w:val="decimal"/>
      <w:lvlText w:val="%3."/>
      <w:lvlJc w:val="left"/>
      <w:pPr>
        <w:tabs>
          <w:tab w:val="num" w:pos="2160"/>
        </w:tabs>
        <w:ind w:left="2160" w:hanging="360"/>
      </w:pPr>
    </w:lvl>
    <w:lvl w:ilvl="3" w:tplc="8638A638" w:tentative="1">
      <w:start w:val="1"/>
      <w:numFmt w:val="decimal"/>
      <w:lvlText w:val="%4."/>
      <w:lvlJc w:val="left"/>
      <w:pPr>
        <w:tabs>
          <w:tab w:val="num" w:pos="2880"/>
        </w:tabs>
        <w:ind w:left="2880" w:hanging="360"/>
      </w:pPr>
    </w:lvl>
    <w:lvl w:ilvl="4" w:tplc="5C56A2CE" w:tentative="1">
      <w:start w:val="1"/>
      <w:numFmt w:val="decimal"/>
      <w:lvlText w:val="%5."/>
      <w:lvlJc w:val="left"/>
      <w:pPr>
        <w:tabs>
          <w:tab w:val="num" w:pos="3600"/>
        </w:tabs>
        <w:ind w:left="3600" w:hanging="360"/>
      </w:pPr>
    </w:lvl>
    <w:lvl w:ilvl="5" w:tplc="219CE012" w:tentative="1">
      <w:start w:val="1"/>
      <w:numFmt w:val="decimal"/>
      <w:lvlText w:val="%6."/>
      <w:lvlJc w:val="left"/>
      <w:pPr>
        <w:tabs>
          <w:tab w:val="num" w:pos="4320"/>
        </w:tabs>
        <w:ind w:left="4320" w:hanging="360"/>
      </w:pPr>
    </w:lvl>
    <w:lvl w:ilvl="6" w:tplc="92BCAF94" w:tentative="1">
      <w:start w:val="1"/>
      <w:numFmt w:val="decimal"/>
      <w:lvlText w:val="%7."/>
      <w:lvlJc w:val="left"/>
      <w:pPr>
        <w:tabs>
          <w:tab w:val="num" w:pos="5040"/>
        </w:tabs>
        <w:ind w:left="5040" w:hanging="360"/>
      </w:pPr>
    </w:lvl>
    <w:lvl w:ilvl="7" w:tplc="6150B404" w:tentative="1">
      <w:start w:val="1"/>
      <w:numFmt w:val="decimal"/>
      <w:lvlText w:val="%8."/>
      <w:lvlJc w:val="left"/>
      <w:pPr>
        <w:tabs>
          <w:tab w:val="num" w:pos="5760"/>
        </w:tabs>
        <w:ind w:left="5760" w:hanging="360"/>
      </w:pPr>
    </w:lvl>
    <w:lvl w:ilvl="8" w:tplc="A8901C2A" w:tentative="1">
      <w:start w:val="1"/>
      <w:numFmt w:val="decimal"/>
      <w:lvlText w:val="%9."/>
      <w:lvlJc w:val="left"/>
      <w:pPr>
        <w:tabs>
          <w:tab w:val="num" w:pos="6480"/>
        </w:tabs>
        <w:ind w:left="6480" w:hanging="360"/>
      </w:pPr>
    </w:lvl>
  </w:abstractNum>
  <w:abstractNum w:abstractNumId="4" w15:restartNumberingAfterBreak="0">
    <w:nsid w:val="1CF7607B"/>
    <w:multiLevelType w:val="hybridMultilevel"/>
    <w:tmpl w:val="129654F2"/>
    <w:lvl w:ilvl="0" w:tplc="575AB44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BCA245E"/>
    <w:multiLevelType w:val="hybridMultilevel"/>
    <w:tmpl w:val="E30616F0"/>
    <w:lvl w:ilvl="0" w:tplc="DF543CB2">
      <w:start w:val="3"/>
      <w:numFmt w:val="bullet"/>
      <w:lvlText w:val="-"/>
      <w:lvlJc w:val="left"/>
      <w:pPr>
        <w:ind w:left="1520" w:hanging="360"/>
      </w:pPr>
      <w:rPr>
        <w:rFonts w:ascii="맑은 고딕" w:eastAsia="맑은 고딕" w:hAnsi="맑은 고딕" w:cs="굴림" w:hint="eastAsia"/>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6" w15:restartNumberingAfterBreak="0">
    <w:nsid w:val="7F982FA6"/>
    <w:multiLevelType w:val="hybridMultilevel"/>
    <w:tmpl w:val="A5460B0E"/>
    <w:lvl w:ilvl="0" w:tplc="AE162826">
      <w:start w:val="2"/>
      <w:numFmt w:val="bullet"/>
      <w:lvlText w:val="-"/>
      <w:lvlJc w:val="left"/>
      <w:pPr>
        <w:ind w:left="1160" w:hanging="360"/>
      </w:pPr>
      <w:rPr>
        <w:rFonts w:ascii="맑은 고딕" w:eastAsia="맑은 고딕" w:hAnsi="맑은 고딕" w:cs="굴림"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num w:numId="1">
    <w:abstractNumId w:val="3"/>
  </w:num>
  <w:num w:numId="2">
    <w:abstractNumId w:val="0"/>
  </w:num>
  <w:num w:numId="3">
    <w:abstractNumId w:val="4"/>
  </w:num>
  <w:num w:numId="4">
    <w:abstractNumId w:val="2"/>
  </w:num>
  <w:num w:numId="5">
    <w:abstractNumId w:val="6"/>
  </w:num>
  <w:num w:numId="6">
    <w:abstractNumId w:val="5"/>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재건 최">
    <w15:presenceInfo w15:providerId="Windows Live" w15:userId="52fa0d5e5dec2b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revisionView w:markup="0"/>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FBE"/>
    <w:rsid w:val="001E5780"/>
    <w:rsid w:val="002A39C0"/>
    <w:rsid w:val="005B5B48"/>
    <w:rsid w:val="00601CBC"/>
    <w:rsid w:val="00757F1C"/>
    <w:rsid w:val="008B5FBE"/>
    <w:rsid w:val="00AC6143"/>
    <w:rsid w:val="00D7249C"/>
    <w:rsid w:val="00F140FC"/>
    <w:rsid w:val="00FB5E4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23149"/>
  <w15:chartTrackingRefBased/>
  <w15:docId w15:val="{449015AB-318D-490A-8E2E-C069C596E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8B5FBE"/>
    <w:pPr>
      <w:shd w:val="clear" w:color="auto" w:fill="FFFFFF"/>
      <w:snapToGrid w:val="0"/>
      <w:spacing w:after="0" w:line="384" w:lineRule="auto"/>
      <w:textAlignment w:val="baseline"/>
    </w:pPr>
    <w:rPr>
      <w:rFonts w:ascii="바탕" w:eastAsia="굴림" w:hAnsi="굴림" w:cs="굴림"/>
      <w:color w:val="000000"/>
      <w:kern w:val="0"/>
      <w:szCs w:val="20"/>
    </w:rPr>
  </w:style>
  <w:style w:type="character" w:styleId="a4">
    <w:name w:val="Hyperlink"/>
    <w:basedOn w:val="a0"/>
    <w:uiPriority w:val="99"/>
    <w:unhideWhenUsed/>
    <w:rsid w:val="00AC6143"/>
    <w:rPr>
      <w:color w:val="0563C1" w:themeColor="hyperlink"/>
      <w:u w:val="single"/>
    </w:rPr>
  </w:style>
  <w:style w:type="character" w:styleId="a5">
    <w:name w:val="Unresolved Mention"/>
    <w:basedOn w:val="a0"/>
    <w:uiPriority w:val="99"/>
    <w:semiHidden/>
    <w:unhideWhenUsed/>
    <w:rsid w:val="00AC61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462762">
      <w:bodyDiv w:val="1"/>
      <w:marLeft w:val="0"/>
      <w:marRight w:val="0"/>
      <w:marTop w:val="0"/>
      <w:marBottom w:val="0"/>
      <w:divBdr>
        <w:top w:val="none" w:sz="0" w:space="0" w:color="auto"/>
        <w:left w:val="none" w:sz="0" w:space="0" w:color="auto"/>
        <w:bottom w:val="none" w:sz="0" w:space="0" w:color="auto"/>
        <w:right w:val="none" w:sz="0" w:space="0" w:color="auto"/>
      </w:divBdr>
    </w:div>
    <w:div w:id="1504273416">
      <w:bodyDiv w:val="1"/>
      <w:marLeft w:val="0"/>
      <w:marRight w:val="0"/>
      <w:marTop w:val="0"/>
      <w:marBottom w:val="0"/>
      <w:divBdr>
        <w:top w:val="none" w:sz="0" w:space="0" w:color="auto"/>
        <w:left w:val="none" w:sz="0" w:space="0" w:color="auto"/>
        <w:bottom w:val="none" w:sz="0" w:space="0" w:color="auto"/>
        <w:right w:val="none" w:sz="0" w:space="0" w:color="auto"/>
      </w:divBdr>
    </w:div>
    <w:div w:id="1554803086">
      <w:bodyDiv w:val="1"/>
      <w:marLeft w:val="0"/>
      <w:marRight w:val="0"/>
      <w:marTop w:val="0"/>
      <w:marBottom w:val="0"/>
      <w:divBdr>
        <w:top w:val="none" w:sz="0" w:space="0" w:color="auto"/>
        <w:left w:val="none" w:sz="0" w:space="0" w:color="auto"/>
        <w:bottom w:val="none" w:sz="0" w:space="0" w:color="auto"/>
        <w:right w:val="none" w:sz="0" w:space="0" w:color="auto"/>
      </w:divBdr>
      <w:divsChild>
        <w:div w:id="1694302718">
          <w:marLeft w:val="547"/>
          <w:marRight w:val="0"/>
          <w:marTop w:val="0"/>
          <w:marBottom w:val="0"/>
          <w:divBdr>
            <w:top w:val="none" w:sz="0" w:space="0" w:color="auto"/>
            <w:left w:val="none" w:sz="0" w:space="0" w:color="auto"/>
            <w:bottom w:val="none" w:sz="0" w:space="0" w:color="auto"/>
            <w:right w:val="none" w:sz="0" w:space="0" w:color="auto"/>
          </w:divBdr>
        </w:div>
        <w:div w:id="45875900">
          <w:marLeft w:val="547"/>
          <w:marRight w:val="0"/>
          <w:marTop w:val="0"/>
          <w:marBottom w:val="0"/>
          <w:divBdr>
            <w:top w:val="none" w:sz="0" w:space="0" w:color="auto"/>
            <w:left w:val="none" w:sz="0" w:space="0" w:color="auto"/>
            <w:bottom w:val="none" w:sz="0" w:space="0" w:color="auto"/>
            <w:right w:val="none" w:sz="0" w:space="0" w:color="auto"/>
          </w:divBdr>
        </w:div>
        <w:div w:id="865484687">
          <w:marLeft w:val="547"/>
          <w:marRight w:val="0"/>
          <w:marTop w:val="0"/>
          <w:marBottom w:val="0"/>
          <w:divBdr>
            <w:top w:val="none" w:sz="0" w:space="0" w:color="auto"/>
            <w:left w:val="none" w:sz="0" w:space="0" w:color="auto"/>
            <w:bottom w:val="none" w:sz="0" w:space="0" w:color="auto"/>
            <w:right w:val="none" w:sz="0" w:space="0" w:color="auto"/>
          </w:divBdr>
        </w:div>
      </w:divsChild>
    </w:div>
    <w:div w:id="1612399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microsoft.com/office/2011/relationships/people" Target="peop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466</Words>
  <Characters>2660</Characters>
  <Application>Microsoft Office Word</Application>
  <DocSecurity>0</DocSecurity>
  <Lines>22</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재건 최</dc:creator>
  <cp:keywords/>
  <dc:description/>
  <cp:lastModifiedBy>재건 최</cp:lastModifiedBy>
  <cp:revision>2</cp:revision>
  <dcterms:created xsi:type="dcterms:W3CDTF">2019-12-10T06:34:00Z</dcterms:created>
  <dcterms:modified xsi:type="dcterms:W3CDTF">2019-12-10T06:34:00Z</dcterms:modified>
</cp:coreProperties>
</file>